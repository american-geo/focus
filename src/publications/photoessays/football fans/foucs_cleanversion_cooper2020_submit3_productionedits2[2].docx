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EE4FB" w14:textId="77777777" w:rsidR="009E26AC" w:rsidRDefault="009E26AC" w:rsidP="00F34767">
      <w:pPr>
        <w:spacing w:after="75" w:line="480" w:lineRule="auto"/>
        <w:contextualSpacing/>
        <w:textAlignment w:val="baseline"/>
        <w:outlineLvl w:val="0"/>
        <w:rPr>
          <w:rFonts w:ascii="Georgia" w:eastAsia="Times New Roman" w:hAnsi="Georgia" w:cs="Arial"/>
          <w:b/>
          <w:bCs/>
          <w:color w:val="009BC2"/>
          <w:kern w:val="36"/>
          <w:sz w:val="24"/>
          <w:szCs w:val="24"/>
        </w:rPr>
      </w:pPr>
      <w:r w:rsidRPr="00F34767">
        <w:rPr>
          <w:rFonts w:ascii="Georgia" w:eastAsia="Times New Roman" w:hAnsi="Georgia" w:cs="Arial"/>
          <w:b/>
          <w:bCs/>
          <w:color w:val="009BC2"/>
          <w:kern w:val="36"/>
          <w:sz w:val="24"/>
          <w:szCs w:val="24"/>
        </w:rPr>
        <w:t>Tweeting Images of Fandom: A Geographic Photo Analysis of Southeastern Conference Football Support</w:t>
      </w:r>
    </w:p>
    <w:p w14:paraId="3E836C37" w14:textId="4365260E" w:rsidR="00F64CA7" w:rsidRPr="0012583B" w:rsidRDefault="0012583B" w:rsidP="00F34767">
      <w:pPr>
        <w:spacing w:after="75" w:line="480" w:lineRule="auto"/>
        <w:contextualSpacing/>
        <w:textAlignment w:val="baseline"/>
        <w:outlineLvl w:val="0"/>
        <w:rPr>
          <w:rFonts w:ascii="Georgia" w:eastAsia="Times New Roman" w:hAnsi="Georgia" w:cs="Arial"/>
          <w:bCs/>
          <w:i/>
          <w:color w:val="009BC2"/>
          <w:kern w:val="36"/>
          <w:sz w:val="24"/>
          <w:szCs w:val="24"/>
        </w:rPr>
      </w:pPr>
      <w:r>
        <w:rPr>
          <w:rFonts w:ascii="Georgia" w:eastAsia="Times New Roman" w:hAnsi="Georgia" w:cs="Arial"/>
          <w:bCs/>
          <w:i/>
          <w:color w:val="009BC2"/>
          <w:kern w:val="36"/>
          <w:sz w:val="24"/>
          <w:szCs w:val="24"/>
        </w:rPr>
        <w:t>J. A. Cooper | The University of Tennessee, Knoxville</w:t>
      </w:r>
    </w:p>
    <w:p w14:paraId="52DB5D8F" w14:textId="77777777" w:rsidR="00F64CA7" w:rsidRPr="00F64CA7" w:rsidRDefault="00F64CA7" w:rsidP="00F34767">
      <w:pPr>
        <w:spacing w:after="75" w:line="480" w:lineRule="auto"/>
        <w:contextualSpacing/>
        <w:textAlignment w:val="baseline"/>
        <w:outlineLvl w:val="0"/>
        <w:rPr>
          <w:rFonts w:ascii="Georgia" w:eastAsia="Times New Roman" w:hAnsi="Georgia" w:cs="Arial"/>
          <w:bCs/>
          <w:color w:val="009BC2"/>
          <w:kern w:val="36"/>
          <w:sz w:val="24"/>
          <w:szCs w:val="24"/>
        </w:rPr>
      </w:pPr>
      <w:r w:rsidRPr="00F64CA7">
        <w:rPr>
          <w:rFonts w:ascii="Georgia" w:eastAsia="Times New Roman" w:hAnsi="Georgia" w:cs="Arial"/>
          <w:bCs/>
          <w:color w:val="009BC2"/>
          <w:kern w:val="36"/>
          <w:sz w:val="24"/>
          <w:szCs w:val="24"/>
        </w:rPr>
        <w:t xml:space="preserve">Keywords: </w:t>
      </w:r>
      <w:r>
        <w:rPr>
          <w:rFonts w:ascii="Georgia" w:eastAsia="Times New Roman" w:hAnsi="Georgia" w:cs="Arial"/>
          <w:bCs/>
          <w:color w:val="009BC2"/>
          <w:kern w:val="36"/>
          <w:sz w:val="24"/>
          <w:szCs w:val="24"/>
        </w:rPr>
        <w:t>Twitter, Cultural identity, US South, American college football, sports fandom</w:t>
      </w:r>
    </w:p>
    <w:p w14:paraId="44A1202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color w:val="777777"/>
          <w:sz w:val="24"/>
          <w:szCs w:val="24"/>
        </w:rPr>
        <w:t> </w:t>
      </w:r>
    </w:p>
    <w:p w14:paraId="745B2C8A" w14:textId="77777777" w:rsidR="00DE6FF7" w:rsidRDefault="00DE6FF7" w:rsidP="00DE6FF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noProof/>
          <w:color w:val="777777"/>
          <w:sz w:val="24"/>
          <w:szCs w:val="24"/>
        </w:rPr>
        <w:drawing>
          <wp:inline distT="0" distB="0" distL="0" distR="0" wp14:anchorId="7DBC495D" wp14:editId="3B575D63">
            <wp:extent cx="4885717" cy="4480560"/>
            <wp:effectExtent l="0" t="0" r="0" b="0"/>
            <wp:docPr id="78" name="Picture 78" descr="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pr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3968" cy="4488127"/>
                    </a:xfrm>
                    <a:prstGeom prst="rect">
                      <a:avLst/>
                    </a:prstGeom>
                    <a:noFill/>
                    <a:ln>
                      <a:noFill/>
                    </a:ln>
                  </pic:spPr>
                </pic:pic>
              </a:graphicData>
            </a:graphic>
          </wp:inline>
        </w:drawing>
      </w:r>
    </w:p>
    <w:p w14:paraId="68C8A90F" w14:textId="77777777" w:rsidR="00DE6FF7" w:rsidRDefault="00DE6FF7" w:rsidP="00DE6FF7">
      <w:pPr>
        <w:spacing w:after="0" w:line="480" w:lineRule="auto"/>
        <w:ind w:firstLine="720"/>
        <w:contextualSpacing/>
        <w:textAlignment w:val="baseline"/>
        <w:rPr>
          <w:rFonts w:ascii="Georgia" w:eastAsia="Times New Roman" w:hAnsi="Georgia" w:cs="Arial"/>
          <w:color w:val="FF0000"/>
          <w:sz w:val="24"/>
          <w:szCs w:val="24"/>
        </w:rPr>
      </w:pPr>
      <w:r>
        <w:rPr>
          <w:rFonts w:ascii="Georgia" w:eastAsia="Times New Roman" w:hAnsi="Georgia" w:cs="Arial"/>
          <w:color w:val="FF0000"/>
          <w:sz w:val="24"/>
          <w:szCs w:val="24"/>
        </w:rPr>
        <w:t xml:space="preserve">[Map above should be reproduced from attached GIS files in the FOCUS format and displayed up until the first photo] </w:t>
      </w:r>
    </w:p>
    <w:p w14:paraId="750A9942" w14:textId="77777777" w:rsidR="00DE6FF7" w:rsidRPr="00DE6FF7" w:rsidRDefault="00DE6FF7" w:rsidP="00DE6FF7">
      <w:pPr>
        <w:spacing w:after="0" w:line="480" w:lineRule="auto"/>
        <w:ind w:firstLine="720"/>
        <w:contextualSpacing/>
        <w:textAlignment w:val="baseline"/>
        <w:rPr>
          <w:rFonts w:ascii="Georgia" w:eastAsia="Times New Roman" w:hAnsi="Georgia" w:cs="Arial"/>
          <w:color w:val="FF0000"/>
          <w:sz w:val="24"/>
          <w:szCs w:val="24"/>
        </w:rPr>
      </w:pPr>
    </w:p>
    <w:p w14:paraId="32A68000" w14:textId="5B52B95C"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lastRenderedPageBreak/>
        <w:t xml:space="preserve">College football is a United States phenomenon that occurs every autumn. Much of the attention given to the sport is usually directed towards the competitive game itself. Entire media apparatuses exist to predict and retrospectively analyze the outcomes of college football games. </w:t>
      </w:r>
      <w:r w:rsidR="00FE0E53">
        <w:rPr>
          <w:rFonts w:ascii="Georgia" w:eastAsia="Times New Roman" w:hAnsi="Georgia" w:cs="Arial"/>
          <w:sz w:val="24"/>
          <w:szCs w:val="24"/>
        </w:rPr>
        <w:t>H</w:t>
      </w:r>
      <w:r w:rsidRPr="00056A38">
        <w:rPr>
          <w:rFonts w:ascii="Georgia" w:eastAsia="Times New Roman" w:hAnsi="Georgia" w:cs="Arial"/>
          <w:sz w:val="24"/>
          <w:szCs w:val="24"/>
        </w:rPr>
        <w:t>owever</w:t>
      </w:r>
      <w:r w:rsidR="00B10761">
        <w:rPr>
          <w:rFonts w:ascii="Georgia" w:eastAsia="Times New Roman" w:hAnsi="Georgia" w:cs="Arial"/>
          <w:sz w:val="24"/>
          <w:szCs w:val="24"/>
        </w:rPr>
        <w:t>,</w:t>
      </w:r>
      <w:r w:rsidR="00FE0E53">
        <w:rPr>
          <w:rFonts w:ascii="Georgia" w:eastAsia="Times New Roman" w:hAnsi="Georgia" w:cs="Arial"/>
          <w:sz w:val="24"/>
          <w:szCs w:val="24"/>
        </w:rPr>
        <w:t xml:space="preserve"> this is</w:t>
      </w:r>
      <w:r w:rsidRPr="00056A38">
        <w:rPr>
          <w:rFonts w:ascii="Georgia" w:eastAsia="Times New Roman" w:hAnsi="Georgia" w:cs="Arial"/>
          <w:sz w:val="24"/>
          <w:szCs w:val="24"/>
        </w:rPr>
        <w:t xml:space="preserve"> to serve fanbases across the country that invest in following their football team throughout the course of a season. Popular support for college football teams is visible in American culture through inscriptions in the landscape, consumptive economic activities, and altered mobility dynamics in host cities and towns on gamedays. </w:t>
      </w:r>
      <w:r w:rsidR="00B10761">
        <w:rPr>
          <w:rFonts w:ascii="Georgia" w:eastAsia="Times New Roman" w:hAnsi="Georgia" w:cs="Arial"/>
          <w:sz w:val="24"/>
          <w:szCs w:val="24"/>
        </w:rPr>
        <w:t>A</w:t>
      </w:r>
      <w:r w:rsidRPr="00056A38">
        <w:rPr>
          <w:rFonts w:ascii="Georgia" w:eastAsia="Times New Roman" w:hAnsi="Georgia" w:cs="Arial"/>
          <w:sz w:val="24"/>
          <w:szCs w:val="24"/>
        </w:rPr>
        <w:t xml:space="preserve"> heightened affinity </w:t>
      </w:r>
      <w:r w:rsidR="00B10761">
        <w:rPr>
          <w:rFonts w:ascii="Georgia" w:eastAsia="Times New Roman" w:hAnsi="Georgia" w:cs="Arial"/>
          <w:sz w:val="24"/>
          <w:szCs w:val="24"/>
        </w:rPr>
        <w:t xml:space="preserve">exists </w:t>
      </w:r>
      <w:r w:rsidRPr="00056A38">
        <w:rPr>
          <w:rFonts w:ascii="Georgia" w:eastAsia="Times New Roman" w:hAnsi="Georgia" w:cs="Arial"/>
          <w:sz w:val="24"/>
          <w:szCs w:val="24"/>
        </w:rPr>
        <w:t xml:space="preserve">for the following of college football in the southern United States, and football contributes greatly to the cultural geography of many areas in the US South (Morgan &amp; </w:t>
      </w:r>
      <w:proofErr w:type="spellStart"/>
      <w:r w:rsidRPr="00056A38">
        <w:rPr>
          <w:rFonts w:ascii="Georgia" w:eastAsia="Times New Roman" w:hAnsi="Georgia" w:cs="Arial"/>
          <w:sz w:val="24"/>
          <w:szCs w:val="24"/>
        </w:rPr>
        <w:t>Klimasewski</w:t>
      </w:r>
      <w:proofErr w:type="spellEnd"/>
      <w:r w:rsidRPr="00056A38">
        <w:rPr>
          <w:rFonts w:ascii="Georgia" w:eastAsia="Times New Roman" w:hAnsi="Georgia" w:cs="Arial"/>
          <w:sz w:val="24"/>
          <w:szCs w:val="24"/>
        </w:rPr>
        <w:t xml:space="preserve"> 2015). For many regional residents, their support for their favorite college football team, especially those members of the Southeastern Conference</w:t>
      </w:r>
      <w:r w:rsidR="00FE0E53">
        <w:rPr>
          <w:rFonts w:ascii="Georgia" w:eastAsia="Times New Roman" w:hAnsi="Georgia" w:cs="Arial"/>
          <w:sz w:val="24"/>
          <w:szCs w:val="24"/>
        </w:rPr>
        <w:t xml:space="preserve"> (SEC)</w:t>
      </w:r>
      <w:r w:rsidRPr="00056A38">
        <w:rPr>
          <w:rFonts w:ascii="Georgia" w:eastAsia="Times New Roman" w:hAnsi="Georgia" w:cs="Arial"/>
          <w:sz w:val="24"/>
          <w:szCs w:val="24"/>
        </w:rPr>
        <w:t>, helps them to define and construct a place identity.</w:t>
      </w:r>
    </w:p>
    <w:p w14:paraId="38893FC4" w14:textId="1AC0ABC4"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The </w:t>
      </w:r>
      <w:r w:rsidR="00A06551">
        <w:rPr>
          <w:rFonts w:ascii="Georgia" w:eastAsia="Times New Roman" w:hAnsi="Georgia" w:cs="Arial"/>
          <w:sz w:val="24"/>
          <w:szCs w:val="24"/>
        </w:rPr>
        <w:t xml:space="preserve">academic </w:t>
      </w:r>
      <w:r w:rsidRPr="00056A38">
        <w:rPr>
          <w:rFonts w:ascii="Georgia" w:eastAsia="Times New Roman" w:hAnsi="Georgia" w:cs="Arial"/>
          <w:sz w:val="24"/>
          <w:szCs w:val="24"/>
        </w:rPr>
        <w:t xml:space="preserve">study of sport </w:t>
      </w:r>
      <w:r w:rsidR="00A06551">
        <w:rPr>
          <w:rFonts w:ascii="Georgia" w:eastAsia="Times New Roman" w:hAnsi="Georgia" w:cs="Arial"/>
          <w:sz w:val="24"/>
          <w:szCs w:val="24"/>
        </w:rPr>
        <w:t xml:space="preserve">within and outside </w:t>
      </w:r>
      <w:r w:rsidR="00083437">
        <w:rPr>
          <w:rFonts w:ascii="Georgia" w:eastAsia="Times New Roman" w:hAnsi="Georgia" w:cs="Arial"/>
          <w:sz w:val="24"/>
          <w:szCs w:val="24"/>
        </w:rPr>
        <w:t xml:space="preserve">the discipline </w:t>
      </w:r>
      <w:r w:rsidR="00A06551">
        <w:rPr>
          <w:rFonts w:ascii="Georgia" w:eastAsia="Times New Roman" w:hAnsi="Georgia" w:cs="Arial"/>
          <w:sz w:val="24"/>
          <w:szCs w:val="24"/>
        </w:rPr>
        <w:t xml:space="preserve">of </w:t>
      </w:r>
      <w:r w:rsidRPr="00056A38">
        <w:rPr>
          <w:rFonts w:ascii="Georgia" w:eastAsia="Times New Roman" w:hAnsi="Georgia" w:cs="Arial"/>
          <w:sz w:val="24"/>
          <w:szCs w:val="24"/>
        </w:rPr>
        <w:t>geography has traditionally focused on player production origins and the marketing and management of mega sports events</w:t>
      </w:r>
      <w:r w:rsidR="00A06551">
        <w:rPr>
          <w:rFonts w:ascii="Georgia" w:eastAsia="Times New Roman" w:hAnsi="Georgia" w:cs="Arial"/>
          <w:sz w:val="24"/>
          <w:szCs w:val="24"/>
        </w:rPr>
        <w:t xml:space="preserve"> (Wise &amp; </w:t>
      </w:r>
      <w:proofErr w:type="spellStart"/>
      <w:r w:rsidR="00A06551">
        <w:rPr>
          <w:rFonts w:ascii="Georgia" w:eastAsia="Times New Roman" w:hAnsi="Georgia" w:cs="Arial"/>
          <w:sz w:val="24"/>
          <w:szCs w:val="24"/>
        </w:rPr>
        <w:t>Ko</w:t>
      </w:r>
      <w:r w:rsidR="00FE0E53">
        <w:rPr>
          <w:rFonts w:ascii="Georgia" w:eastAsia="Times New Roman" w:hAnsi="Georgia" w:cs="Arial"/>
          <w:sz w:val="24"/>
          <w:szCs w:val="24"/>
        </w:rPr>
        <w:t>h</w:t>
      </w:r>
      <w:r w:rsidR="00A06551">
        <w:rPr>
          <w:rFonts w:ascii="Georgia" w:eastAsia="Times New Roman" w:hAnsi="Georgia" w:cs="Arial"/>
          <w:sz w:val="24"/>
          <w:szCs w:val="24"/>
        </w:rPr>
        <w:t>e</w:t>
      </w:r>
      <w:proofErr w:type="spellEnd"/>
      <w:r w:rsidR="005C22FE">
        <w:rPr>
          <w:rFonts w:ascii="Georgia" w:eastAsia="Times New Roman" w:hAnsi="Georgia" w:cs="Arial"/>
          <w:sz w:val="24"/>
          <w:szCs w:val="24"/>
        </w:rPr>
        <w:t xml:space="preserve"> 2020</w:t>
      </w:r>
      <w:r w:rsidR="00FE0E53">
        <w:rPr>
          <w:rFonts w:ascii="Georgia" w:eastAsia="Times New Roman" w:hAnsi="Georgia" w:cs="Arial"/>
          <w:sz w:val="24"/>
          <w:szCs w:val="24"/>
        </w:rPr>
        <w:t xml:space="preserve">, see Rooney 1969, </w:t>
      </w:r>
      <w:r w:rsidR="00CB1985">
        <w:rPr>
          <w:rFonts w:ascii="Georgia" w:eastAsia="Times New Roman" w:hAnsi="Georgia" w:cs="Arial"/>
          <w:sz w:val="24"/>
          <w:szCs w:val="24"/>
        </w:rPr>
        <w:t xml:space="preserve">Hetherington 1993, Lee et al. 2011, </w:t>
      </w:r>
      <w:proofErr w:type="spellStart"/>
      <w:r w:rsidR="00A06551">
        <w:rPr>
          <w:rFonts w:ascii="Georgia" w:eastAsia="Times New Roman" w:hAnsi="Georgia" w:cs="Arial"/>
          <w:sz w:val="24"/>
          <w:szCs w:val="24"/>
        </w:rPr>
        <w:t>Menaker</w:t>
      </w:r>
      <w:proofErr w:type="spellEnd"/>
      <w:r w:rsidR="00A06551">
        <w:rPr>
          <w:rFonts w:ascii="Georgia" w:eastAsia="Times New Roman" w:hAnsi="Georgia" w:cs="Arial"/>
          <w:sz w:val="24"/>
          <w:szCs w:val="24"/>
        </w:rPr>
        <w:t xml:space="preserve"> &amp; Chaney 2014</w:t>
      </w:r>
      <w:r w:rsidR="00FE0E53">
        <w:rPr>
          <w:rFonts w:ascii="Georgia" w:eastAsia="Times New Roman" w:hAnsi="Georgia" w:cs="Arial"/>
          <w:sz w:val="24"/>
          <w:szCs w:val="24"/>
        </w:rPr>
        <w:t>)</w:t>
      </w:r>
      <w:r w:rsidRPr="00056A38">
        <w:rPr>
          <w:rFonts w:ascii="Georgia" w:eastAsia="Times New Roman" w:hAnsi="Georgia" w:cs="Arial"/>
          <w:sz w:val="24"/>
          <w:szCs w:val="24"/>
        </w:rPr>
        <w:t xml:space="preserve">. However, there is a need to further examine vernacular, grassroots sports fandom and the ways in which support of sports teams impacts landscapes, identities, lifestyles, the environment, and human dynamics. While focusing on more popular actors like players, coaches, or managerial staff within various sports apparatuses is useful for garnering a greater understanding </w:t>
      </w:r>
      <w:r w:rsidRPr="00056A38">
        <w:rPr>
          <w:rFonts w:ascii="Georgia" w:eastAsia="Times New Roman" w:hAnsi="Georgia" w:cs="Arial"/>
          <w:sz w:val="24"/>
          <w:szCs w:val="24"/>
        </w:rPr>
        <w:lastRenderedPageBreak/>
        <w:t xml:space="preserve">of competitive and recreational cultures and geographies, everyday fans deserve attention for the roles they play in the </w:t>
      </w:r>
      <w:r w:rsidR="007B0BC2" w:rsidRPr="00056A38">
        <w:rPr>
          <w:rFonts w:ascii="Georgia" w:eastAsia="Times New Roman" w:hAnsi="Georgia" w:cs="Arial"/>
          <w:sz w:val="24"/>
          <w:szCs w:val="24"/>
        </w:rPr>
        <w:t>economic and</w:t>
      </w:r>
      <w:r w:rsidRPr="00056A38">
        <w:rPr>
          <w:rFonts w:ascii="Georgia" w:eastAsia="Times New Roman" w:hAnsi="Georgia" w:cs="Arial"/>
          <w:sz w:val="24"/>
          <w:szCs w:val="24"/>
        </w:rPr>
        <w:t xml:space="preserve"> cultural development of sport </w:t>
      </w:r>
      <w:r w:rsidR="00B10761">
        <w:rPr>
          <w:rFonts w:ascii="Georgia" w:eastAsia="Times New Roman" w:hAnsi="Georgia" w:cs="Arial"/>
          <w:sz w:val="24"/>
          <w:szCs w:val="24"/>
        </w:rPr>
        <w:t xml:space="preserve">and tourism </w:t>
      </w:r>
      <w:r w:rsidRPr="00056A38">
        <w:rPr>
          <w:rFonts w:ascii="Georgia" w:eastAsia="Times New Roman" w:hAnsi="Georgia" w:cs="Arial"/>
          <w:sz w:val="24"/>
          <w:szCs w:val="24"/>
        </w:rPr>
        <w:t>within society.</w:t>
      </w:r>
      <w:r w:rsidR="00E52DD9">
        <w:rPr>
          <w:rFonts w:ascii="Georgia" w:eastAsia="Times New Roman" w:hAnsi="Georgia" w:cs="Arial"/>
          <w:sz w:val="24"/>
          <w:szCs w:val="24"/>
        </w:rPr>
        <w:t xml:space="preserve"> This is especially true in 2020, a year in which the COVID-19 pandemic has immensely changed the way in which teams’ supporters perform their fandom</w:t>
      </w:r>
      <w:r w:rsidR="00021E1E">
        <w:rPr>
          <w:rFonts w:ascii="Georgia" w:eastAsia="Times New Roman" w:hAnsi="Georgia" w:cs="Arial"/>
          <w:sz w:val="24"/>
          <w:szCs w:val="24"/>
        </w:rPr>
        <w:t xml:space="preserve"> (Majumdar &amp; Naha 2020). Particularly, it has impeded fans’ ability to attend these games in-person, resulting in a loss of a cherished ritual for many (Cooper &amp; Alderman 2020). </w:t>
      </w:r>
    </w:p>
    <w:p w14:paraId="6C8A4EE7" w14:textId="61FC4BD4" w:rsidR="00021E1E"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A widespread tool of fandom available to many of these common fans is social media. Fandoms and fanbases are constructed as imagined communities that support </w:t>
      </w:r>
      <w:r w:rsidR="001D37F0">
        <w:rPr>
          <w:rFonts w:ascii="Georgia" w:eastAsia="Times New Roman" w:hAnsi="Georgia" w:cs="Arial"/>
          <w:sz w:val="24"/>
          <w:szCs w:val="24"/>
        </w:rPr>
        <w:t>themselves</w:t>
      </w:r>
      <w:r w:rsidR="001D37F0"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by continued affirmation and recreation (Anderson 2016, Hills 2002).  Social media </w:t>
      </w:r>
      <w:r w:rsidR="00717749">
        <w:rPr>
          <w:rFonts w:ascii="Georgia" w:eastAsia="Times New Roman" w:hAnsi="Georgia" w:cs="Arial"/>
          <w:sz w:val="24"/>
          <w:szCs w:val="24"/>
        </w:rPr>
        <w:t xml:space="preserve">and its platforms </w:t>
      </w:r>
      <w:r w:rsidRPr="00056A38">
        <w:rPr>
          <w:rFonts w:ascii="Georgia" w:eastAsia="Times New Roman" w:hAnsi="Georgia" w:cs="Arial"/>
          <w:sz w:val="24"/>
          <w:szCs w:val="24"/>
        </w:rPr>
        <w:t>ha</w:t>
      </w:r>
      <w:r w:rsidR="00717749">
        <w:rPr>
          <w:rFonts w:ascii="Georgia" w:eastAsia="Times New Roman" w:hAnsi="Georgia" w:cs="Arial"/>
          <w:sz w:val="24"/>
          <w:szCs w:val="24"/>
        </w:rPr>
        <w:t>ve</w:t>
      </w:r>
      <w:r w:rsidRPr="00056A38">
        <w:rPr>
          <w:rFonts w:ascii="Georgia" w:eastAsia="Times New Roman" w:hAnsi="Georgia" w:cs="Arial"/>
          <w:sz w:val="24"/>
          <w:szCs w:val="24"/>
        </w:rPr>
        <w:t xml:space="preserve"> proven to be a useful </w:t>
      </w:r>
      <w:r w:rsidR="00083437" w:rsidRPr="00056A38">
        <w:rPr>
          <w:rFonts w:ascii="Georgia" w:eastAsia="Times New Roman" w:hAnsi="Georgia" w:cs="Arial"/>
          <w:sz w:val="24"/>
          <w:szCs w:val="24"/>
        </w:rPr>
        <w:t>apparatus</w:t>
      </w:r>
      <w:r w:rsidRPr="00056A38">
        <w:rPr>
          <w:rFonts w:ascii="Georgia" w:eastAsia="Times New Roman" w:hAnsi="Georgia" w:cs="Arial"/>
          <w:sz w:val="24"/>
          <w:szCs w:val="24"/>
        </w:rPr>
        <w:t xml:space="preserve"> for fanbases seeking to do this </w:t>
      </w:r>
      <w:r w:rsidR="007E62D9">
        <w:rPr>
          <w:rFonts w:ascii="Georgia" w:eastAsia="Times New Roman" w:hAnsi="Georgia" w:cs="Arial"/>
          <w:sz w:val="24"/>
          <w:szCs w:val="24"/>
        </w:rPr>
        <w:t>because</w:t>
      </w:r>
      <w:r w:rsidR="007E62D9"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it instantly connects groups with common interests across any distance to show a collective simultaneous </w:t>
      </w:r>
      <w:r w:rsidR="00B10761">
        <w:rPr>
          <w:rFonts w:ascii="Georgia" w:eastAsia="Times New Roman" w:hAnsi="Georgia" w:cs="Arial"/>
          <w:sz w:val="24"/>
          <w:szCs w:val="24"/>
        </w:rPr>
        <w:t>attention to</w:t>
      </w:r>
      <w:r w:rsidRPr="00056A38">
        <w:rPr>
          <w:rFonts w:ascii="Georgia" w:eastAsia="Times New Roman" w:hAnsi="Georgia" w:cs="Arial"/>
          <w:sz w:val="24"/>
          <w:szCs w:val="24"/>
        </w:rPr>
        <w:t xml:space="preserve"> an event or matter (</w:t>
      </w:r>
      <w:proofErr w:type="spellStart"/>
      <w:r w:rsidRPr="00056A38">
        <w:rPr>
          <w:rFonts w:ascii="Georgia" w:eastAsia="Times New Roman" w:hAnsi="Georgia" w:cs="Arial"/>
          <w:sz w:val="24"/>
          <w:szCs w:val="24"/>
        </w:rPr>
        <w:t>Dillette</w:t>
      </w:r>
      <w:proofErr w:type="spellEnd"/>
      <w:r w:rsidRPr="00056A38">
        <w:rPr>
          <w:rFonts w:ascii="Georgia" w:eastAsia="Times New Roman" w:hAnsi="Georgia" w:cs="Arial"/>
          <w:sz w:val="24"/>
          <w:szCs w:val="24"/>
        </w:rPr>
        <w:t xml:space="preserve"> et al. 201</w:t>
      </w:r>
      <w:r w:rsidR="00043866">
        <w:rPr>
          <w:rFonts w:ascii="Georgia" w:eastAsia="Times New Roman" w:hAnsi="Georgia" w:cs="Arial"/>
          <w:sz w:val="24"/>
          <w:szCs w:val="24"/>
        </w:rPr>
        <w:t>9</w:t>
      </w:r>
      <w:r w:rsidRPr="00056A38">
        <w:rPr>
          <w:rFonts w:ascii="Georgia" w:eastAsia="Times New Roman" w:hAnsi="Georgia" w:cs="Arial"/>
          <w:sz w:val="24"/>
          <w:szCs w:val="24"/>
        </w:rPr>
        <w:t xml:space="preserve">). </w:t>
      </w:r>
      <w:r w:rsidR="00717749">
        <w:rPr>
          <w:rFonts w:ascii="Georgia" w:eastAsia="Times New Roman" w:hAnsi="Georgia" w:cs="Arial"/>
          <w:sz w:val="24"/>
          <w:szCs w:val="24"/>
        </w:rPr>
        <w:t>These p</w:t>
      </w:r>
      <w:r w:rsidR="00021E1E">
        <w:rPr>
          <w:rFonts w:ascii="Georgia" w:eastAsia="Times New Roman" w:hAnsi="Georgia" w:cs="Arial"/>
          <w:sz w:val="24"/>
          <w:szCs w:val="24"/>
        </w:rPr>
        <w:t xml:space="preserve">latforms have proven to be a powerful social force in the United States for not only revolutionizing the construction of sports fandom and fan </w:t>
      </w:r>
      <w:r w:rsidR="00717749">
        <w:rPr>
          <w:rFonts w:ascii="Georgia" w:eastAsia="Times New Roman" w:hAnsi="Georgia" w:cs="Arial"/>
          <w:sz w:val="24"/>
          <w:szCs w:val="24"/>
        </w:rPr>
        <w:t>communities</w:t>
      </w:r>
      <w:r w:rsidR="00021E1E">
        <w:rPr>
          <w:rFonts w:ascii="Georgia" w:eastAsia="Times New Roman" w:hAnsi="Georgia" w:cs="Arial"/>
          <w:sz w:val="24"/>
          <w:szCs w:val="24"/>
        </w:rPr>
        <w:t>;</w:t>
      </w:r>
      <w:r w:rsidR="00C66227">
        <w:rPr>
          <w:rFonts w:ascii="Georgia" w:eastAsia="Times New Roman" w:hAnsi="Georgia" w:cs="Arial"/>
          <w:sz w:val="24"/>
          <w:szCs w:val="24"/>
        </w:rPr>
        <w:t xml:space="preserve"> it is also changing the very places in which the sport is played. Because of the power of SEC football fandom in the U.S. South, member schools’ coaches and players are afforded a celebrity social status. Using this status and the social media platform Twitter, Mississippi State running back </w:t>
      </w:r>
      <w:proofErr w:type="spellStart"/>
      <w:r w:rsidR="00C66227">
        <w:rPr>
          <w:rFonts w:ascii="Georgia" w:eastAsia="Times New Roman" w:hAnsi="Georgia" w:cs="Arial"/>
          <w:sz w:val="24"/>
          <w:szCs w:val="24"/>
        </w:rPr>
        <w:t>Kylin</w:t>
      </w:r>
      <w:proofErr w:type="spellEnd"/>
      <w:r w:rsidR="00C66227">
        <w:rPr>
          <w:rFonts w:ascii="Georgia" w:eastAsia="Times New Roman" w:hAnsi="Georgia" w:cs="Arial"/>
          <w:sz w:val="24"/>
          <w:szCs w:val="24"/>
        </w:rPr>
        <w:t xml:space="preserve"> Hill </w:t>
      </w:r>
      <w:commentRangeStart w:id="0"/>
      <w:r w:rsidR="00C66227">
        <w:rPr>
          <w:rFonts w:ascii="Georgia" w:eastAsia="Times New Roman" w:hAnsi="Georgia" w:cs="Arial"/>
          <w:sz w:val="24"/>
          <w:szCs w:val="24"/>
        </w:rPr>
        <w:t xml:space="preserve">advocated </w:t>
      </w:r>
      <w:commentRangeEnd w:id="0"/>
      <w:r w:rsidR="00C66227">
        <w:rPr>
          <w:rStyle w:val="CommentReference"/>
        </w:rPr>
        <w:commentReference w:id="0"/>
      </w:r>
      <w:r w:rsidR="00C66227">
        <w:rPr>
          <w:rFonts w:ascii="Georgia" w:eastAsia="Times New Roman" w:hAnsi="Georgia" w:cs="Arial"/>
          <w:sz w:val="24"/>
          <w:szCs w:val="24"/>
        </w:rPr>
        <w:t>for the changing of the state’s flag</w:t>
      </w:r>
      <w:r w:rsidR="00B17BF0">
        <w:rPr>
          <w:rFonts w:ascii="Georgia" w:eastAsia="Times New Roman" w:hAnsi="Georgia" w:cs="Arial"/>
          <w:sz w:val="24"/>
          <w:szCs w:val="24"/>
        </w:rPr>
        <w:t xml:space="preserve"> amid the United States’ period of intense racial reckoning in 2020</w:t>
      </w:r>
      <w:r w:rsidR="00C66227">
        <w:rPr>
          <w:rFonts w:ascii="Georgia" w:eastAsia="Times New Roman" w:hAnsi="Georgia" w:cs="Arial"/>
          <w:sz w:val="24"/>
          <w:szCs w:val="24"/>
        </w:rPr>
        <w:t xml:space="preserve">. </w:t>
      </w:r>
      <w:r w:rsidR="00021E1E">
        <w:rPr>
          <w:rFonts w:ascii="Georgia" w:eastAsia="Times New Roman" w:hAnsi="Georgia" w:cs="Arial"/>
          <w:sz w:val="24"/>
          <w:szCs w:val="24"/>
        </w:rPr>
        <w:t xml:space="preserve"> </w:t>
      </w:r>
      <w:r w:rsidR="00C66227">
        <w:rPr>
          <w:rFonts w:ascii="Georgia" w:eastAsia="Times New Roman" w:hAnsi="Georgia" w:cs="Arial"/>
          <w:sz w:val="24"/>
          <w:szCs w:val="24"/>
        </w:rPr>
        <w:t xml:space="preserve">After decades of advocacy for the replacement of this emblem which bared the racist yet </w:t>
      </w:r>
      <w:r w:rsidR="00C66227">
        <w:rPr>
          <w:rFonts w:ascii="Georgia" w:eastAsia="Times New Roman" w:hAnsi="Georgia" w:cs="Arial"/>
          <w:sz w:val="24"/>
          <w:szCs w:val="24"/>
        </w:rPr>
        <w:lastRenderedPageBreak/>
        <w:t xml:space="preserve">controversial </w:t>
      </w:r>
      <w:r w:rsidR="00B17BF0">
        <w:rPr>
          <w:rFonts w:ascii="Georgia" w:eastAsia="Times New Roman" w:hAnsi="Georgia" w:cs="Arial"/>
          <w:sz w:val="24"/>
          <w:szCs w:val="24"/>
        </w:rPr>
        <w:t xml:space="preserve">southern </w:t>
      </w:r>
      <w:r w:rsidR="00C66227">
        <w:rPr>
          <w:rFonts w:ascii="Georgia" w:eastAsia="Times New Roman" w:hAnsi="Georgia" w:cs="Arial"/>
          <w:sz w:val="24"/>
          <w:szCs w:val="24"/>
        </w:rPr>
        <w:t xml:space="preserve">Confederate battle flag (Webster &amp; </w:t>
      </w:r>
      <w:proofErr w:type="spellStart"/>
      <w:r w:rsidR="00C66227">
        <w:rPr>
          <w:rFonts w:ascii="Georgia" w:eastAsia="Times New Roman" w:hAnsi="Georgia" w:cs="Arial"/>
          <w:sz w:val="24"/>
          <w:szCs w:val="24"/>
        </w:rPr>
        <w:t>Leib</w:t>
      </w:r>
      <w:proofErr w:type="spellEnd"/>
      <w:r w:rsidR="00C66227">
        <w:rPr>
          <w:rFonts w:ascii="Georgia" w:eastAsia="Times New Roman" w:hAnsi="Georgia" w:cs="Arial"/>
          <w:sz w:val="24"/>
          <w:szCs w:val="24"/>
        </w:rPr>
        <w:t xml:space="preserve"> 2016, Brasher 2019), Hill’s one tweet led to immediate action by the </w:t>
      </w:r>
      <w:commentRangeStart w:id="1"/>
      <w:r w:rsidR="00C66227">
        <w:rPr>
          <w:rFonts w:ascii="Georgia" w:eastAsia="Times New Roman" w:hAnsi="Georgia" w:cs="Arial"/>
          <w:sz w:val="24"/>
          <w:szCs w:val="24"/>
        </w:rPr>
        <w:t xml:space="preserve">SEC </w:t>
      </w:r>
      <w:commentRangeEnd w:id="1"/>
      <w:r w:rsidR="00717749">
        <w:rPr>
          <w:rStyle w:val="CommentReference"/>
        </w:rPr>
        <w:commentReference w:id="1"/>
      </w:r>
      <w:r w:rsidR="00C66227">
        <w:rPr>
          <w:rFonts w:ascii="Georgia" w:eastAsia="Times New Roman" w:hAnsi="Georgia" w:cs="Arial"/>
          <w:sz w:val="24"/>
          <w:szCs w:val="24"/>
        </w:rPr>
        <w:t>and National Collegiate Athletic Association (</w:t>
      </w:r>
      <w:commentRangeStart w:id="2"/>
      <w:r w:rsidR="00C66227">
        <w:rPr>
          <w:rFonts w:ascii="Georgia" w:eastAsia="Times New Roman" w:hAnsi="Georgia" w:cs="Arial"/>
          <w:sz w:val="24"/>
          <w:szCs w:val="24"/>
        </w:rPr>
        <w:t>NCAA</w:t>
      </w:r>
      <w:commentRangeEnd w:id="2"/>
      <w:r w:rsidR="00717749">
        <w:rPr>
          <w:rStyle w:val="CommentReference"/>
        </w:rPr>
        <w:commentReference w:id="2"/>
      </w:r>
      <w:r w:rsidR="00C66227">
        <w:rPr>
          <w:rFonts w:ascii="Georgia" w:eastAsia="Times New Roman" w:hAnsi="Georgia" w:cs="Arial"/>
          <w:sz w:val="24"/>
          <w:szCs w:val="24"/>
        </w:rPr>
        <w:t xml:space="preserve">) that pushed the State of </w:t>
      </w:r>
      <w:r w:rsidR="00717749">
        <w:rPr>
          <w:rFonts w:ascii="Georgia" w:eastAsia="Times New Roman" w:hAnsi="Georgia" w:cs="Arial"/>
          <w:sz w:val="24"/>
          <w:szCs w:val="24"/>
        </w:rPr>
        <w:t>Mississippi</w:t>
      </w:r>
      <w:r w:rsidR="00C66227">
        <w:rPr>
          <w:rFonts w:ascii="Georgia" w:eastAsia="Times New Roman" w:hAnsi="Georgia" w:cs="Arial"/>
          <w:sz w:val="24"/>
          <w:szCs w:val="24"/>
        </w:rPr>
        <w:t xml:space="preserve"> to </w:t>
      </w:r>
      <w:commentRangeStart w:id="3"/>
      <w:r w:rsidR="00C66227">
        <w:rPr>
          <w:rFonts w:ascii="Georgia" w:eastAsia="Times New Roman" w:hAnsi="Georgia" w:cs="Arial"/>
          <w:sz w:val="24"/>
          <w:szCs w:val="24"/>
        </w:rPr>
        <w:t xml:space="preserve">formally change </w:t>
      </w:r>
      <w:commentRangeEnd w:id="3"/>
      <w:r w:rsidR="00717749">
        <w:rPr>
          <w:rStyle w:val="CommentReference"/>
        </w:rPr>
        <w:commentReference w:id="3"/>
      </w:r>
      <w:r w:rsidR="00C66227">
        <w:rPr>
          <w:rFonts w:ascii="Georgia" w:eastAsia="Times New Roman" w:hAnsi="Georgia" w:cs="Arial"/>
          <w:sz w:val="24"/>
          <w:szCs w:val="24"/>
        </w:rPr>
        <w:t>its flag</w:t>
      </w:r>
      <w:r w:rsidR="00717749">
        <w:rPr>
          <w:rFonts w:ascii="Georgia" w:eastAsia="Times New Roman" w:hAnsi="Georgia" w:cs="Arial"/>
          <w:sz w:val="24"/>
          <w:szCs w:val="24"/>
        </w:rPr>
        <w:t>. Through both the creation of fan communities and the very making of place, social media is a social force.</w:t>
      </w:r>
    </w:p>
    <w:p w14:paraId="04600BC9" w14:textId="0CFC4A91"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Social media platforms like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are </w:t>
      </w:r>
      <w:ins w:id="4" w:author="Alex Cooper" w:date="2020-10-27T21:53:00Z">
        <w:r w:rsidR="00717749">
          <w:rPr>
            <w:rFonts w:ascii="Georgia" w:eastAsia="Times New Roman" w:hAnsi="Georgia" w:cs="Arial"/>
            <w:sz w:val="24"/>
            <w:szCs w:val="24"/>
          </w:rPr>
          <w:t xml:space="preserve">also </w:t>
        </w:r>
      </w:ins>
      <w:r w:rsidRPr="00056A38">
        <w:rPr>
          <w:rFonts w:ascii="Georgia" w:eastAsia="Times New Roman" w:hAnsi="Georgia" w:cs="Arial"/>
          <w:sz w:val="24"/>
          <w:szCs w:val="24"/>
        </w:rPr>
        <w:t>useful in conducting geographic research because the media</w:t>
      </w:r>
      <w:ins w:id="5" w:author="Alex Cooper" w:date="2020-10-27T21:54:00Z">
        <w:r w:rsidR="00717749">
          <w:rPr>
            <w:rFonts w:ascii="Georgia" w:eastAsia="Times New Roman" w:hAnsi="Georgia" w:cs="Arial"/>
            <w:sz w:val="24"/>
            <w:szCs w:val="24"/>
          </w:rPr>
          <w:t xml:space="preserve"> itself</w:t>
        </w:r>
      </w:ins>
      <w:r w:rsidRPr="00056A38">
        <w:rPr>
          <w:rFonts w:ascii="Georgia" w:eastAsia="Times New Roman" w:hAnsi="Georgia" w:cs="Arial"/>
          <w:sz w:val="24"/>
          <w:szCs w:val="24"/>
        </w:rPr>
        <w:t xml:space="preserve"> is generated in spaces and places that give insight into how, where, and when people (re)create places (</w:t>
      </w:r>
      <w:proofErr w:type="spellStart"/>
      <w:r w:rsidRPr="00056A38">
        <w:rPr>
          <w:rFonts w:ascii="Georgia" w:eastAsia="Times New Roman" w:hAnsi="Georgia" w:cs="Arial"/>
          <w:sz w:val="24"/>
          <w:szCs w:val="24"/>
        </w:rPr>
        <w:t>Poorthuis</w:t>
      </w:r>
      <w:proofErr w:type="spellEnd"/>
      <w:r w:rsidRPr="00056A38">
        <w:rPr>
          <w:rFonts w:ascii="Georgia" w:eastAsia="Times New Roman" w:hAnsi="Georgia" w:cs="Arial"/>
          <w:sz w:val="24"/>
          <w:szCs w:val="24"/>
        </w:rPr>
        <w:t xml:space="preserve"> et al. 2016</w:t>
      </w:r>
      <w:r w:rsidR="00CD4258">
        <w:rPr>
          <w:rFonts w:ascii="Georgia" w:eastAsia="Times New Roman" w:hAnsi="Georgia" w:cs="Arial"/>
          <w:sz w:val="24"/>
          <w:szCs w:val="24"/>
        </w:rPr>
        <w:t xml:space="preserve">, </w:t>
      </w:r>
      <w:r w:rsidR="00F74C4B">
        <w:rPr>
          <w:rFonts w:ascii="Georgia" w:eastAsia="Times New Roman" w:hAnsi="Georgia" w:cs="Arial"/>
          <w:sz w:val="24"/>
          <w:szCs w:val="24"/>
        </w:rPr>
        <w:t>Metzger et al.</w:t>
      </w:r>
      <w:r w:rsidR="00CD4258">
        <w:rPr>
          <w:rFonts w:ascii="Georgia" w:eastAsia="Times New Roman" w:hAnsi="Georgia" w:cs="Arial"/>
          <w:sz w:val="24"/>
          <w:szCs w:val="24"/>
        </w:rPr>
        <w:t xml:space="preserve"> 201</w:t>
      </w:r>
      <w:r w:rsidR="00F74C4B">
        <w:rPr>
          <w:rFonts w:ascii="Georgia" w:eastAsia="Times New Roman" w:hAnsi="Georgia" w:cs="Arial"/>
          <w:sz w:val="24"/>
          <w:szCs w:val="24"/>
        </w:rPr>
        <w:t>6</w:t>
      </w:r>
      <w:r w:rsidR="00CD4258">
        <w:rPr>
          <w:rFonts w:ascii="Georgia" w:eastAsia="Times New Roman" w:hAnsi="Georgia" w:cs="Arial"/>
          <w:sz w:val="24"/>
          <w:szCs w:val="24"/>
        </w:rPr>
        <w:t>, Arthur &amp; Williams 2019</w:t>
      </w:r>
      <w:r w:rsidRPr="00056A38">
        <w:rPr>
          <w:rFonts w:ascii="Georgia" w:eastAsia="Times New Roman" w:hAnsi="Georgia" w:cs="Arial"/>
          <w:sz w:val="24"/>
          <w:szCs w:val="24"/>
        </w:rPr>
        <w:t xml:space="preserve">). Game days are particularly good times to study these fan cultures </w:t>
      </w:r>
      <w:r w:rsidR="006025DC" w:rsidRPr="00056A38">
        <w:rPr>
          <w:rFonts w:ascii="Georgia" w:eastAsia="Times New Roman" w:hAnsi="Georgia" w:cs="Arial"/>
          <w:sz w:val="24"/>
          <w:szCs w:val="24"/>
        </w:rPr>
        <w:t>because</w:t>
      </w:r>
      <w:r w:rsidRPr="00056A38">
        <w:rPr>
          <w:rFonts w:ascii="Georgia" w:eastAsia="Times New Roman" w:hAnsi="Georgia" w:cs="Arial"/>
          <w:sz w:val="24"/>
          <w:szCs w:val="24"/>
        </w:rPr>
        <w:t xml:space="preserve"> of fans’ observance of pregame and game-time rituals. Rituals should not be </w:t>
      </w:r>
      <w:r w:rsidR="00E517BB">
        <w:rPr>
          <w:rFonts w:ascii="Georgia" w:eastAsia="Times New Roman" w:hAnsi="Georgia" w:cs="Arial"/>
          <w:sz w:val="24"/>
          <w:szCs w:val="24"/>
        </w:rPr>
        <w:t>misconstrued</w:t>
      </w:r>
      <w:r w:rsidR="00E517BB" w:rsidRPr="00056A38">
        <w:rPr>
          <w:rFonts w:ascii="Georgia" w:eastAsia="Times New Roman" w:hAnsi="Georgia" w:cs="Arial"/>
          <w:sz w:val="24"/>
          <w:szCs w:val="24"/>
        </w:rPr>
        <w:t xml:space="preserve"> </w:t>
      </w:r>
      <w:r w:rsidRPr="00056A38">
        <w:rPr>
          <w:rFonts w:ascii="Georgia" w:eastAsia="Times New Roman" w:hAnsi="Georgia" w:cs="Arial"/>
          <w:sz w:val="24"/>
          <w:szCs w:val="24"/>
        </w:rPr>
        <w:t>as banal, mundane activities; rather, ritual can give meaningful insight into societies, cultures, and communities (</w:t>
      </w:r>
      <w:r w:rsidR="00B10761">
        <w:rPr>
          <w:rFonts w:ascii="Georgia" w:eastAsia="Times New Roman" w:hAnsi="Georgia" w:cs="Arial"/>
          <w:sz w:val="24"/>
          <w:szCs w:val="24"/>
        </w:rPr>
        <w:t xml:space="preserve">Turner 1969, </w:t>
      </w:r>
      <w:r w:rsidRPr="00056A38">
        <w:rPr>
          <w:rFonts w:ascii="Georgia" w:eastAsia="Times New Roman" w:hAnsi="Georgia" w:cs="Arial"/>
          <w:sz w:val="24"/>
          <w:szCs w:val="24"/>
        </w:rPr>
        <w:t>Geertz 1972).</w:t>
      </w:r>
    </w:p>
    <w:p w14:paraId="73B0DFBB" w14:textId="3148487E"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project therefore uses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to examine the dynamics of college football fandom</w:t>
      </w:r>
      <w:r w:rsidR="00717749">
        <w:rPr>
          <w:rFonts w:ascii="Georgia" w:eastAsia="Times New Roman" w:hAnsi="Georgia" w:cs="Arial"/>
          <w:sz w:val="24"/>
          <w:szCs w:val="24"/>
        </w:rPr>
        <w:t xml:space="preserve"> in the pre-COVID era</w:t>
      </w:r>
      <w:r w:rsidRPr="00056A38">
        <w:rPr>
          <w:rFonts w:ascii="Georgia" w:eastAsia="Times New Roman" w:hAnsi="Georgia" w:cs="Arial"/>
          <w:sz w:val="24"/>
          <w:szCs w:val="24"/>
        </w:rPr>
        <w:t xml:space="preserve"> on game days in the US South in relation to fans’ place identity and construction of a community of fandom. Only tweets from public accounts were used. To search for relevant tweets, </w:t>
      </w:r>
      <w:r w:rsidR="00DA4012">
        <w:rPr>
          <w:rFonts w:ascii="Georgia" w:eastAsia="Times New Roman" w:hAnsi="Georgia" w:cs="Arial"/>
          <w:sz w:val="24"/>
          <w:szCs w:val="24"/>
        </w:rPr>
        <w:t>“</w:t>
      </w:r>
      <w:r w:rsidRPr="00056A38">
        <w:rPr>
          <w:rFonts w:ascii="Georgia" w:eastAsia="Times New Roman" w:hAnsi="Georgia" w:cs="Arial"/>
          <w:sz w:val="24"/>
          <w:szCs w:val="24"/>
        </w:rPr>
        <w:t>vaguely purpos</w:t>
      </w:r>
      <w:r w:rsidR="00DA4012">
        <w:rPr>
          <w:rFonts w:ascii="Georgia" w:eastAsia="Times New Roman" w:hAnsi="Georgia" w:cs="Arial"/>
          <w:sz w:val="24"/>
          <w:szCs w:val="24"/>
        </w:rPr>
        <w:t>ive” (Reed 1976, 926)</w:t>
      </w:r>
      <w:r w:rsidRPr="00056A38">
        <w:rPr>
          <w:rFonts w:ascii="Georgia" w:eastAsia="Times New Roman" w:hAnsi="Georgia" w:cs="Arial"/>
          <w:sz w:val="24"/>
          <w:szCs w:val="24"/>
        </w:rPr>
        <w:t xml:space="preserve"> keywords like “game day” and “tailgate” were used in conjunction with official and unofficial team hashtags (Notes 1 &amp; 2). Hashtags succinctly group tweets and their text, pictures, or videos to a single topic on </w:t>
      </w:r>
      <w:r w:rsidR="00DA4012">
        <w:rPr>
          <w:rFonts w:ascii="Georgia" w:eastAsia="Times New Roman" w:hAnsi="Georgia" w:cs="Arial"/>
          <w:sz w:val="24"/>
          <w:szCs w:val="24"/>
        </w:rPr>
        <w:t>Twitter</w:t>
      </w:r>
      <w:r w:rsidRPr="00056A38">
        <w:rPr>
          <w:rFonts w:ascii="Georgia" w:eastAsia="Times New Roman" w:hAnsi="Georgia" w:cs="Arial"/>
          <w:sz w:val="24"/>
          <w:szCs w:val="24"/>
        </w:rPr>
        <w:t>, and these hashtags can be used to foster virtual community co</w:t>
      </w:r>
      <w:r w:rsidR="00043866">
        <w:rPr>
          <w:rFonts w:ascii="Georgia" w:eastAsia="Times New Roman" w:hAnsi="Georgia" w:cs="Arial"/>
          <w:sz w:val="24"/>
          <w:szCs w:val="24"/>
        </w:rPr>
        <w:t>nstruction (</w:t>
      </w:r>
      <w:proofErr w:type="spellStart"/>
      <w:r w:rsidR="00043866">
        <w:rPr>
          <w:rFonts w:ascii="Georgia" w:eastAsia="Times New Roman" w:hAnsi="Georgia" w:cs="Arial"/>
          <w:sz w:val="24"/>
          <w:szCs w:val="24"/>
        </w:rPr>
        <w:t>Dillette</w:t>
      </w:r>
      <w:proofErr w:type="spellEnd"/>
      <w:r w:rsidR="00043866">
        <w:rPr>
          <w:rFonts w:ascii="Georgia" w:eastAsia="Times New Roman" w:hAnsi="Georgia" w:cs="Arial"/>
          <w:sz w:val="24"/>
          <w:szCs w:val="24"/>
        </w:rPr>
        <w:t xml:space="preserve"> et al. 2019</w:t>
      </w:r>
      <w:r w:rsidRPr="00056A38">
        <w:rPr>
          <w:rFonts w:ascii="Georgia" w:eastAsia="Times New Roman" w:hAnsi="Georgia" w:cs="Arial"/>
          <w:sz w:val="24"/>
          <w:szCs w:val="24"/>
        </w:rPr>
        <w:t xml:space="preserve">). This essay employs a twist on volunteer employed photography, </w:t>
      </w:r>
      <w:r w:rsidRPr="00056A38">
        <w:rPr>
          <w:rFonts w:ascii="Georgia" w:eastAsia="Times New Roman" w:hAnsi="Georgia" w:cs="Arial"/>
          <w:sz w:val="24"/>
          <w:szCs w:val="24"/>
        </w:rPr>
        <w:lastRenderedPageBreak/>
        <w:t>a research method that is valuable in studying sport and its actors’ relationship to place and space (</w:t>
      </w:r>
      <w:proofErr w:type="spellStart"/>
      <w:r w:rsidRPr="00056A38">
        <w:rPr>
          <w:rFonts w:ascii="Georgia" w:eastAsia="Times New Roman" w:hAnsi="Georgia" w:cs="Arial"/>
          <w:sz w:val="24"/>
          <w:szCs w:val="24"/>
        </w:rPr>
        <w:t>Hinch</w:t>
      </w:r>
      <w:proofErr w:type="spellEnd"/>
      <w:r w:rsidRPr="00056A38">
        <w:rPr>
          <w:rFonts w:ascii="Georgia" w:eastAsia="Times New Roman" w:hAnsi="Georgia" w:cs="Arial"/>
          <w:sz w:val="24"/>
          <w:szCs w:val="24"/>
        </w:rPr>
        <w:t xml:space="preserve"> &amp; </w:t>
      </w:r>
      <w:proofErr w:type="spellStart"/>
      <w:r w:rsidRPr="00056A38">
        <w:rPr>
          <w:rFonts w:ascii="Georgia" w:eastAsia="Times New Roman" w:hAnsi="Georgia" w:cs="Arial"/>
          <w:sz w:val="24"/>
          <w:szCs w:val="24"/>
        </w:rPr>
        <w:t>Kono</w:t>
      </w:r>
      <w:proofErr w:type="spellEnd"/>
      <w:r w:rsidRPr="00056A38">
        <w:rPr>
          <w:rFonts w:ascii="Georgia" w:eastAsia="Times New Roman" w:hAnsi="Georgia" w:cs="Arial"/>
          <w:sz w:val="24"/>
          <w:szCs w:val="24"/>
        </w:rPr>
        <w:t xml:space="preserve"> 2018). These photos were volunteered on public accounts into the public domain of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Social media photos are particularly useful in photography analyses because text usually accompanies the pictures that can </w:t>
      </w:r>
      <w:r w:rsidR="006025DC" w:rsidRPr="00056A38">
        <w:rPr>
          <w:rFonts w:ascii="Georgia" w:eastAsia="Times New Roman" w:hAnsi="Georgia" w:cs="Arial"/>
          <w:sz w:val="24"/>
          <w:szCs w:val="24"/>
        </w:rPr>
        <w:t>complement</w:t>
      </w:r>
      <w:r w:rsidRPr="00056A38">
        <w:rPr>
          <w:rFonts w:ascii="Georgia" w:eastAsia="Times New Roman" w:hAnsi="Georgia" w:cs="Arial"/>
          <w:sz w:val="24"/>
          <w:szCs w:val="24"/>
        </w:rPr>
        <w:t>, explain, and in some ways complicate the image or the user’s intent in posting it.</w:t>
      </w:r>
    </w:p>
    <w:p w14:paraId="6383EE3C" w14:textId="44980DDA"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essay is focused on bottom-up fandom, so while most of the pictures returned by the query </w:t>
      </w:r>
      <w:r w:rsidR="00B64585">
        <w:rPr>
          <w:rFonts w:ascii="Georgia" w:eastAsia="Times New Roman" w:hAnsi="Georgia" w:cs="Arial"/>
          <w:sz w:val="24"/>
          <w:szCs w:val="24"/>
        </w:rPr>
        <w:t>that was</w:t>
      </w:r>
      <w:r w:rsidRPr="00056A38">
        <w:rPr>
          <w:rFonts w:ascii="Georgia" w:eastAsia="Times New Roman" w:hAnsi="Georgia" w:cs="Arial"/>
          <w:sz w:val="24"/>
          <w:szCs w:val="24"/>
        </w:rPr>
        <w:t xml:space="preserve"> used to search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w:t>
      </w:r>
      <w:r w:rsidR="00083437" w:rsidRPr="00056A38">
        <w:rPr>
          <w:rFonts w:ascii="Georgia" w:eastAsia="Times New Roman" w:hAnsi="Georgia" w:cs="Arial"/>
          <w:sz w:val="24"/>
          <w:szCs w:val="24"/>
        </w:rPr>
        <w:t>(Notes)</w:t>
      </w:r>
      <w:r w:rsidR="00083437">
        <w:rPr>
          <w:rFonts w:ascii="Georgia" w:eastAsia="Times New Roman" w:hAnsi="Georgia" w:cs="Arial"/>
          <w:sz w:val="24"/>
          <w:szCs w:val="24"/>
        </w:rPr>
        <w:t xml:space="preserve"> </w:t>
      </w:r>
      <w:r w:rsidRPr="00056A38">
        <w:rPr>
          <w:rFonts w:ascii="Georgia" w:eastAsia="Times New Roman" w:hAnsi="Georgia" w:cs="Arial"/>
          <w:sz w:val="24"/>
          <w:szCs w:val="24"/>
        </w:rPr>
        <w:t xml:space="preserve">were generated by the official football accounts of the SEC schools, only photos posted by </w:t>
      </w:r>
      <w:r w:rsidR="00B10761">
        <w:rPr>
          <w:rFonts w:ascii="Georgia" w:eastAsia="Times New Roman" w:hAnsi="Georgia" w:cs="Arial"/>
          <w:sz w:val="24"/>
          <w:szCs w:val="24"/>
        </w:rPr>
        <w:t xml:space="preserve">other </w:t>
      </w:r>
      <w:r w:rsidRPr="00056A38">
        <w:rPr>
          <w:rFonts w:ascii="Georgia" w:eastAsia="Times New Roman" w:hAnsi="Georgia" w:cs="Arial"/>
          <w:sz w:val="24"/>
          <w:szCs w:val="24"/>
        </w:rPr>
        <w:t xml:space="preserve">non-affiliated </w:t>
      </w:r>
      <w:r w:rsidR="00B10761">
        <w:rPr>
          <w:rFonts w:ascii="Georgia" w:eastAsia="Times New Roman" w:hAnsi="Georgia" w:cs="Arial"/>
          <w:sz w:val="24"/>
          <w:szCs w:val="24"/>
        </w:rPr>
        <w:t>users</w:t>
      </w:r>
      <w:r w:rsidR="00B10761"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were </w:t>
      </w:r>
      <w:r w:rsidR="00B10761">
        <w:rPr>
          <w:rFonts w:ascii="Georgia" w:eastAsia="Times New Roman" w:hAnsi="Georgia" w:cs="Arial"/>
          <w:sz w:val="24"/>
          <w:szCs w:val="24"/>
        </w:rPr>
        <w:t>employed</w:t>
      </w:r>
      <w:r w:rsidR="00B10761"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here. Additionally, </w:t>
      </w:r>
      <w:r w:rsidR="003432FB">
        <w:rPr>
          <w:rFonts w:ascii="Georgia" w:eastAsia="Times New Roman" w:hAnsi="Georgia" w:cs="Arial"/>
          <w:sz w:val="24"/>
          <w:szCs w:val="24"/>
        </w:rPr>
        <w:t>w</w:t>
      </w:r>
      <w:r w:rsidR="003432FB" w:rsidRPr="003432FB">
        <w:rPr>
          <w:rFonts w:ascii="Georgia" w:eastAsia="Times New Roman" w:hAnsi="Georgia" w:cs="Arial"/>
          <w:sz w:val="24"/>
          <w:szCs w:val="24"/>
        </w:rPr>
        <w:t xml:space="preserve">hen a </w:t>
      </w:r>
      <w:r w:rsidR="00DA4012">
        <w:rPr>
          <w:rFonts w:ascii="Georgia" w:eastAsia="Times New Roman" w:hAnsi="Georgia" w:cs="Arial"/>
          <w:sz w:val="24"/>
          <w:szCs w:val="24"/>
        </w:rPr>
        <w:t>Twitter</w:t>
      </w:r>
      <w:r w:rsidR="003432FB" w:rsidRPr="003432FB">
        <w:rPr>
          <w:rFonts w:ascii="Georgia" w:eastAsia="Times New Roman" w:hAnsi="Georgia" w:cs="Arial"/>
          <w:sz w:val="24"/>
          <w:szCs w:val="24"/>
        </w:rPr>
        <w:t xml:space="preserve"> account was a personal one (neither a fan nor a verified account), </w:t>
      </w:r>
      <w:r w:rsidR="003432FB">
        <w:rPr>
          <w:rFonts w:ascii="Georgia" w:eastAsia="Times New Roman" w:hAnsi="Georgia" w:cs="Arial"/>
          <w:sz w:val="24"/>
          <w:szCs w:val="24"/>
        </w:rPr>
        <w:t>no</w:t>
      </w:r>
      <w:r w:rsidR="003432FB" w:rsidRPr="003432FB">
        <w:rPr>
          <w:rFonts w:ascii="Georgia" w:eastAsia="Times New Roman" w:hAnsi="Georgia" w:cs="Arial"/>
          <w:sz w:val="24"/>
          <w:szCs w:val="24"/>
        </w:rPr>
        <w:t xml:space="preserve"> ancillary information about the user</w:t>
      </w:r>
      <w:r w:rsidR="003432FB">
        <w:rPr>
          <w:rFonts w:ascii="Georgia" w:eastAsia="Times New Roman" w:hAnsi="Georgia" w:cs="Arial"/>
          <w:sz w:val="24"/>
          <w:szCs w:val="24"/>
        </w:rPr>
        <w:t xml:space="preserve"> was gleaned or used</w:t>
      </w:r>
      <w:r w:rsidR="003432FB" w:rsidRPr="003432FB">
        <w:rPr>
          <w:rFonts w:ascii="Georgia" w:eastAsia="Times New Roman" w:hAnsi="Georgia" w:cs="Arial"/>
          <w:sz w:val="24"/>
          <w:szCs w:val="24"/>
        </w:rPr>
        <w:t>. If the user was verified a</w:t>
      </w:r>
      <w:r w:rsidR="003432FB">
        <w:rPr>
          <w:rFonts w:ascii="Georgia" w:eastAsia="Times New Roman" w:hAnsi="Georgia" w:cs="Arial"/>
          <w:sz w:val="24"/>
          <w:szCs w:val="24"/>
        </w:rPr>
        <w:t>s a public figure, further exploration of</w:t>
      </w:r>
      <w:r w:rsidR="003432FB" w:rsidRPr="003432FB">
        <w:rPr>
          <w:rFonts w:ascii="Georgia" w:eastAsia="Times New Roman" w:hAnsi="Georgia" w:cs="Arial"/>
          <w:sz w:val="24"/>
          <w:szCs w:val="24"/>
        </w:rPr>
        <w:t xml:space="preserve"> their profiles </w:t>
      </w:r>
      <w:r w:rsidR="003432FB">
        <w:rPr>
          <w:rFonts w:ascii="Georgia" w:eastAsia="Times New Roman" w:hAnsi="Georgia" w:cs="Arial"/>
          <w:sz w:val="24"/>
          <w:szCs w:val="24"/>
        </w:rPr>
        <w:t>occasionally contributed to the discussion</w:t>
      </w:r>
      <w:r w:rsidR="003432FB" w:rsidRPr="003432FB">
        <w:rPr>
          <w:rFonts w:ascii="Georgia" w:eastAsia="Times New Roman" w:hAnsi="Georgia" w:cs="Arial"/>
          <w:sz w:val="24"/>
          <w:szCs w:val="24"/>
        </w:rPr>
        <w:t>.</w:t>
      </w:r>
    </w:p>
    <w:p w14:paraId="575763D0" w14:textId="19904BD6" w:rsidR="009E26AC" w:rsidRPr="00056A38" w:rsidRDefault="00B64585" w:rsidP="00F34767">
      <w:pPr>
        <w:spacing w:after="0" w:line="480" w:lineRule="auto"/>
        <w:ind w:firstLine="720"/>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Considering the power of the </w:t>
      </w:r>
      <w:r w:rsidR="007B0BC2">
        <w:rPr>
          <w:rFonts w:ascii="Georgia" w:eastAsia="Times New Roman" w:hAnsi="Georgia" w:cs="Arial"/>
          <w:sz w:val="24"/>
          <w:szCs w:val="24"/>
        </w:rPr>
        <w:t>internet</w:t>
      </w:r>
      <w:r>
        <w:rPr>
          <w:rFonts w:ascii="Georgia" w:eastAsia="Times New Roman" w:hAnsi="Georgia" w:cs="Arial"/>
          <w:sz w:val="24"/>
          <w:szCs w:val="24"/>
        </w:rPr>
        <w:t xml:space="preserve"> and social media to allow users to express both fandom and place-based identity, this piece works to investigate and contextualize</w:t>
      </w:r>
      <w:r w:rsidR="00437B22">
        <w:rPr>
          <w:rFonts w:ascii="Georgia" w:eastAsia="Times New Roman" w:hAnsi="Georgia" w:cs="Arial"/>
          <w:sz w:val="24"/>
          <w:szCs w:val="24"/>
        </w:rPr>
        <w:t xml:space="preserve"> the </w:t>
      </w:r>
      <w:r w:rsidR="007B0BC2">
        <w:rPr>
          <w:rFonts w:ascii="Georgia" w:eastAsia="Times New Roman" w:hAnsi="Georgia" w:cs="Arial"/>
          <w:sz w:val="24"/>
          <w:szCs w:val="24"/>
        </w:rPr>
        <w:t>various</w:t>
      </w:r>
      <w:r w:rsidR="007B0BC2" w:rsidRPr="00056A38">
        <w:rPr>
          <w:rFonts w:ascii="Georgia" w:eastAsia="Times New Roman" w:hAnsi="Georgia" w:cs="Arial"/>
          <w:sz w:val="24"/>
          <w:szCs w:val="24"/>
        </w:rPr>
        <w:t xml:space="preserve"> ways</w:t>
      </w:r>
      <w:r w:rsidR="009E26AC" w:rsidRPr="00056A38">
        <w:rPr>
          <w:rFonts w:ascii="Georgia" w:eastAsia="Times New Roman" w:hAnsi="Georgia" w:cs="Arial"/>
          <w:sz w:val="24"/>
          <w:szCs w:val="24"/>
        </w:rPr>
        <w:t xml:space="preserve"> </w:t>
      </w:r>
      <w:r w:rsidR="00437B22">
        <w:rPr>
          <w:rFonts w:ascii="Georgia" w:eastAsia="Times New Roman" w:hAnsi="Georgia" w:cs="Arial"/>
          <w:sz w:val="24"/>
          <w:szCs w:val="24"/>
        </w:rPr>
        <w:t>in which Twitter</w:t>
      </w:r>
      <w:r w:rsidR="00437B22" w:rsidRPr="00056A38">
        <w:rPr>
          <w:rFonts w:ascii="Georgia" w:eastAsia="Times New Roman" w:hAnsi="Georgia" w:cs="Arial"/>
          <w:sz w:val="24"/>
          <w:szCs w:val="24"/>
        </w:rPr>
        <w:t xml:space="preserve"> </w:t>
      </w:r>
      <w:r w:rsidR="009E26AC" w:rsidRPr="00056A38">
        <w:rPr>
          <w:rFonts w:ascii="Georgia" w:eastAsia="Times New Roman" w:hAnsi="Georgia" w:cs="Arial"/>
          <w:sz w:val="24"/>
          <w:szCs w:val="24"/>
        </w:rPr>
        <w:t>users express Southeastern Conference football fandom through photos</w:t>
      </w:r>
      <w:r w:rsidR="00437B22">
        <w:rPr>
          <w:rFonts w:ascii="Georgia" w:eastAsia="Times New Roman" w:hAnsi="Georgia" w:cs="Arial"/>
          <w:sz w:val="24"/>
          <w:szCs w:val="24"/>
        </w:rPr>
        <w:t>.</w:t>
      </w:r>
      <w:r>
        <w:rPr>
          <w:rFonts w:ascii="Georgia" w:eastAsia="Times New Roman" w:hAnsi="Georgia" w:cs="Arial"/>
          <w:sz w:val="24"/>
          <w:szCs w:val="24"/>
        </w:rPr>
        <w:t xml:space="preserve"> The analysis will seek to qualitatively explore different ways in which imagined communities and places within the US South are constructed and created through experiences of college football fandom.</w:t>
      </w:r>
    </w:p>
    <w:p w14:paraId="4E9D119B"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21A66852" wp14:editId="07FCE4F7">
            <wp:extent cx="3783330" cy="5044440"/>
            <wp:effectExtent l="0" t="0" r="7620" b="3810"/>
            <wp:docPr id="76" name="Picture 76" descr="View image on Twitt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 image on Twitte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3330" cy="5044440"/>
                    </a:xfrm>
                    <a:prstGeom prst="rect">
                      <a:avLst/>
                    </a:prstGeom>
                    <a:noFill/>
                    <a:ln>
                      <a:noFill/>
                    </a:ln>
                  </pic:spPr>
                </pic:pic>
              </a:graphicData>
            </a:graphic>
          </wp:inline>
        </w:drawing>
      </w:r>
    </w:p>
    <w:p w14:paraId="7AB9487D" w14:textId="77777777" w:rsidR="007A0199" w:rsidRPr="00F34767" w:rsidRDefault="00DE6FF7" w:rsidP="00DE6FF7">
      <w:pPr>
        <w:spacing w:after="0" w:line="480" w:lineRule="auto"/>
        <w:contextualSpacing/>
        <w:textAlignment w:val="baseline"/>
        <w:rPr>
          <w:rFonts w:ascii="Georgia" w:eastAsia="Times New Roman" w:hAnsi="Georgia" w:cs="Times New Roman"/>
          <w:color w:val="0000FF"/>
          <w:sz w:val="24"/>
          <w:szCs w:val="24"/>
          <w:u w:val="single"/>
        </w:rPr>
      </w:pPr>
      <w:r w:rsidRPr="00DE6FF7">
        <w:rPr>
          <w:rFonts w:ascii="Georgia" w:eastAsia="Times New Roman" w:hAnsi="Georgia" w:cs="Arial"/>
          <w:color w:val="70AD47" w:themeColor="accent6"/>
          <w:sz w:val="24"/>
          <w:szCs w:val="24"/>
          <w:lang w:val="en"/>
        </w:rPr>
        <w:t>[</w:t>
      </w:r>
      <w:hyperlink r:id="rId14" w:history="1">
        <w:r w:rsidRPr="00DE6FF7">
          <w:rPr>
            <w:rStyle w:val="Hyperlink"/>
            <w:rFonts w:ascii="Georgia" w:eastAsia="Times New Roman" w:hAnsi="Georgia" w:cs="Arial"/>
            <w:color w:val="70AD47" w:themeColor="accent6"/>
            <w:sz w:val="24"/>
            <w:szCs w:val="24"/>
            <w:lang w:val="en"/>
          </w:rPr>
          <w:t>Ben Hill Griffin Stadium</w:t>
        </w:r>
      </w:hyperlink>
      <w:r w:rsidRPr="00DE6FF7">
        <w:rPr>
          <w:rFonts w:ascii="Georgia" w:eastAsia="Times New Roman" w:hAnsi="Georgia" w:cs="Arial"/>
          <w:color w:val="70AD47" w:themeColor="accent6"/>
          <w:sz w:val="24"/>
          <w:szCs w:val="24"/>
          <w:lang w:val="en"/>
        </w:rPr>
        <w:t xml:space="preserve"> – Gainesville</w:t>
      </w:r>
      <w:r>
        <w:rPr>
          <w:rFonts w:ascii="Georgia" w:eastAsia="Times New Roman" w:hAnsi="Georgia" w:cs="Arial"/>
          <w:color w:val="70AD47" w:themeColor="accent6"/>
          <w:sz w:val="24"/>
          <w:szCs w:val="24"/>
          <w:lang w:val="en"/>
        </w:rPr>
        <w:t xml:space="preserve">, FL: </w:t>
      </w:r>
      <w:r w:rsidRPr="00DE6FF7">
        <w:rPr>
          <w:rFonts w:ascii="Georgia" w:eastAsia="Times New Roman" w:hAnsi="Georgia" w:cs="Arial"/>
          <w:color w:val="70AD47" w:themeColor="accent6"/>
          <w:sz w:val="24"/>
          <w:szCs w:val="24"/>
          <w:lang w:val="en"/>
        </w:rPr>
        <w:t>29.649848, -82.348649</w:t>
      </w:r>
      <w:r>
        <w:rPr>
          <w:rFonts w:ascii="Georgia" w:eastAsia="Times New Roman" w:hAnsi="Georgia" w:cs="Arial"/>
          <w:color w:val="70AD47" w:themeColor="accent6"/>
          <w:sz w:val="24"/>
          <w:szCs w:val="24"/>
          <w:lang w:val="en"/>
        </w:rPr>
        <w:t>]</w:t>
      </w:r>
      <w:r w:rsidR="007A0199" w:rsidRPr="00F34767">
        <w:rPr>
          <w:rFonts w:ascii="Georgia" w:eastAsia="Times New Roman" w:hAnsi="Georgia" w:cs="Arial"/>
          <w:color w:val="1C2022"/>
          <w:sz w:val="24"/>
          <w:szCs w:val="24"/>
          <w:lang w:val="en"/>
        </w:rPr>
        <w:fldChar w:fldCharType="begin"/>
      </w:r>
      <w:r w:rsidR="007A0199" w:rsidRPr="00F34767">
        <w:rPr>
          <w:rFonts w:ascii="Georgia" w:eastAsia="Times New Roman" w:hAnsi="Georgia" w:cs="Arial"/>
          <w:color w:val="1C2022"/>
          <w:sz w:val="24"/>
          <w:szCs w:val="24"/>
          <w:lang w:val="en"/>
        </w:rPr>
        <w:instrText xml:space="preserve"> HYPERLINK "https://twitter.com/retiremomsrmg" </w:instrText>
      </w:r>
      <w:r w:rsidR="007A0199" w:rsidRPr="00F34767">
        <w:rPr>
          <w:rFonts w:ascii="Georgia" w:eastAsia="Times New Roman" w:hAnsi="Georgia" w:cs="Arial"/>
          <w:color w:val="1C2022"/>
          <w:sz w:val="24"/>
          <w:szCs w:val="24"/>
          <w:lang w:val="en"/>
        </w:rPr>
        <w:fldChar w:fldCharType="separate"/>
      </w:r>
    </w:p>
    <w:p w14:paraId="311ED3CE" w14:textId="77777777" w:rsidR="007A0199" w:rsidRPr="00F34767" w:rsidRDefault="007A019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Renee </w:t>
      </w:r>
      <w:proofErr w:type="spellStart"/>
      <w:r w:rsidRPr="00F34767">
        <w:rPr>
          <w:rFonts w:ascii="Georgia" w:eastAsia="Times New Roman" w:hAnsi="Georgia" w:cs="Arial"/>
          <w:b/>
          <w:bCs/>
          <w:color w:val="0000FF"/>
          <w:sz w:val="24"/>
          <w:szCs w:val="24"/>
          <w:u w:val="single"/>
          <w:lang w:val="en"/>
        </w:rPr>
        <w:t>G</w:t>
      </w:r>
      <w:r w:rsidRPr="00F34767">
        <w:rPr>
          <w:rFonts w:ascii="Georgia" w:eastAsia="Times New Roman" w:hAnsi="Georgia" w:cs="Arial"/>
          <w:color w:val="697882"/>
          <w:sz w:val="24"/>
          <w:szCs w:val="24"/>
          <w:u w:val="single"/>
          <w:lang w:val="en"/>
        </w:rPr>
        <w:t>@retiremomsrmg</w:t>
      </w:r>
      <w:proofErr w:type="spellEnd"/>
    </w:p>
    <w:p w14:paraId="06B04B00" w14:textId="77777777" w:rsidR="007A0199" w:rsidRPr="00F34767" w:rsidRDefault="007A019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5" w:history="1">
        <w:r w:rsidRPr="00F34767">
          <w:rPr>
            <w:rFonts w:ascii="Georgia" w:eastAsia="Times New Roman" w:hAnsi="Georgia" w:cs="Arial"/>
            <w:color w:val="2B7BB9"/>
            <w:sz w:val="24"/>
            <w:szCs w:val="24"/>
            <w:lang w:val="en"/>
          </w:rPr>
          <w:t>#grip</w:t>
        </w:r>
      </w:hyperlink>
      <w:r w:rsidRPr="00F34767">
        <w:rPr>
          <w:rFonts w:ascii="Georgia" w:eastAsia="Times New Roman" w:hAnsi="Georgia" w:cs="Arial"/>
          <w:color w:val="1C2022"/>
          <w:sz w:val="24"/>
          <w:szCs w:val="24"/>
          <w:lang w:val="en"/>
        </w:rPr>
        <w:t xml:space="preserve"> the swamp because we only have 39 days until </w:t>
      </w:r>
      <w:hyperlink r:id="rId16"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17" w:history="1">
        <w:r w:rsidRPr="00F34767">
          <w:rPr>
            <w:rFonts w:ascii="Georgia" w:eastAsia="Times New Roman" w:hAnsi="Georgia" w:cs="Arial"/>
            <w:color w:val="2B7BB9"/>
            <w:sz w:val="24"/>
            <w:szCs w:val="24"/>
            <w:lang w:val="en"/>
          </w:rPr>
          <w:t>@UFRecSports</w:t>
        </w:r>
      </w:hyperlink>
      <w:r w:rsidRPr="00F34767">
        <w:rPr>
          <w:rFonts w:ascii="Georgia" w:eastAsia="Times New Roman" w:hAnsi="Georgia" w:cs="Arial"/>
          <w:color w:val="1C2022"/>
          <w:sz w:val="24"/>
          <w:szCs w:val="24"/>
          <w:lang w:val="en"/>
        </w:rPr>
        <w:t xml:space="preserve"> </w:t>
      </w:r>
      <w:hyperlink r:id="rId18" w:history="1">
        <w:r w:rsidRPr="00F34767">
          <w:rPr>
            <w:rFonts w:ascii="Georgia" w:eastAsia="Times New Roman" w:hAnsi="Georgia" w:cs="Arial"/>
            <w:color w:val="2B7BB9"/>
            <w:sz w:val="24"/>
            <w:szCs w:val="24"/>
            <w:lang w:val="en"/>
          </w:rPr>
          <w:t>#ufpreview</w:t>
        </w:r>
      </w:hyperlink>
      <w:r w:rsidRPr="00F34767">
        <w:rPr>
          <w:rFonts w:ascii="Georgia" w:eastAsia="Times New Roman" w:hAnsi="Georgia" w:cs="Arial"/>
          <w:color w:val="1C2022"/>
          <w:sz w:val="24"/>
          <w:szCs w:val="24"/>
          <w:lang w:val="en"/>
        </w:rPr>
        <w:t xml:space="preserve"> </w:t>
      </w:r>
      <w:hyperlink r:id="rId19" w:history="1">
        <w:r w:rsidRPr="00F34767">
          <w:rPr>
            <w:rFonts w:ascii="Georgia" w:eastAsia="Times New Roman" w:hAnsi="Georgia" w:cs="Arial"/>
            <w:color w:val="2B7BB9"/>
            <w:sz w:val="24"/>
            <w:szCs w:val="24"/>
            <w:lang w:val="en"/>
          </w:rPr>
          <w:t>#GoGators</w:t>
        </w:r>
      </w:hyperlink>
      <w:r w:rsidRPr="00F34767">
        <w:rPr>
          <w:rFonts w:ascii="Georgia" w:eastAsia="Times New Roman" w:hAnsi="Georgia" w:cs="Arial"/>
          <w:color w:val="1C2022"/>
          <w:sz w:val="24"/>
          <w:szCs w:val="24"/>
          <w:lang w:val="en"/>
        </w:rPr>
        <w:t xml:space="preserve"> </w:t>
      </w:r>
    </w:p>
    <w:p w14:paraId="3439E537"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20" w:history="1">
        <w:r w:rsidR="009E26AC" w:rsidRPr="00F34767">
          <w:rPr>
            <w:rFonts w:ascii="Georgia" w:eastAsia="Times New Roman" w:hAnsi="Georgia" w:cs="Arial"/>
            <w:color w:val="0000FF"/>
            <w:sz w:val="24"/>
            <w:szCs w:val="24"/>
            <w:u w:val="single"/>
            <w:lang w:val="en"/>
          </w:rPr>
          <w:t>6:38 PM - Jul 28, 2015</w:t>
        </w:r>
      </w:hyperlink>
    </w:p>
    <w:p w14:paraId="2C1B3AE2"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2BAECA04" w14:textId="1459A293" w:rsidR="009E26AC" w:rsidRPr="00F34767"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 xml:space="preserve">SEC football fandom is not reserved exclusively for the fall. </w:t>
      </w:r>
      <w:r w:rsidR="00E86807">
        <w:rPr>
          <w:rFonts w:ascii="Georgia" w:eastAsia="Times New Roman" w:hAnsi="Georgia" w:cs="Arial"/>
          <w:sz w:val="24"/>
          <w:szCs w:val="24"/>
        </w:rPr>
        <w:t>A</w:t>
      </w:r>
      <w:r w:rsidR="00E86807" w:rsidRPr="00056A38">
        <w:rPr>
          <w:rFonts w:ascii="Georgia" w:eastAsia="Times New Roman" w:hAnsi="Georgia" w:cs="Arial"/>
          <w:sz w:val="24"/>
          <w:szCs w:val="24"/>
        </w:rPr>
        <w:t xml:space="preserve">fter the triumphs or defeats of the previous </w:t>
      </w:r>
      <w:r w:rsidR="00E86807">
        <w:rPr>
          <w:rFonts w:ascii="Georgia" w:eastAsia="Times New Roman" w:hAnsi="Georgia" w:cs="Arial"/>
          <w:sz w:val="24"/>
          <w:szCs w:val="24"/>
        </w:rPr>
        <w:t>autumn,</w:t>
      </w:r>
      <w:r w:rsidR="00E86807" w:rsidRPr="00056A38" w:rsidDel="00E86807">
        <w:rPr>
          <w:rFonts w:ascii="Georgia" w:eastAsia="Times New Roman" w:hAnsi="Georgia" w:cs="Arial"/>
          <w:sz w:val="24"/>
          <w:szCs w:val="24"/>
        </w:rPr>
        <w:t xml:space="preserve"> </w:t>
      </w:r>
      <w:r w:rsidR="00E86807">
        <w:rPr>
          <w:rFonts w:ascii="Georgia" w:eastAsia="Times New Roman" w:hAnsi="Georgia" w:cs="Arial"/>
          <w:sz w:val="24"/>
          <w:szCs w:val="24"/>
        </w:rPr>
        <w:t>f</w:t>
      </w:r>
      <w:r w:rsidRPr="00056A38">
        <w:rPr>
          <w:rFonts w:ascii="Georgia" w:eastAsia="Times New Roman" w:hAnsi="Georgia" w:cs="Arial"/>
          <w:sz w:val="24"/>
          <w:szCs w:val="24"/>
        </w:rPr>
        <w:t>ans often follow their team</w:t>
      </w:r>
      <w:r w:rsidR="00E86807">
        <w:rPr>
          <w:rFonts w:ascii="Georgia" w:eastAsia="Times New Roman" w:hAnsi="Georgia" w:cs="Arial"/>
          <w:sz w:val="24"/>
          <w:szCs w:val="24"/>
        </w:rPr>
        <w:t>s</w:t>
      </w:r>
      <w:r w:rsidRPr="00056A38">
        <w:rPr>
          <w:rFonts w:ascii="Georgia" w:eastAsia="Times New Roman" w:hAnsi="Georgia" w:cs="Arial"/>
          <w:sz w:val="24"/>
          <w:szCs w:val="24"/>
        </w:rPr>
        <w:t xml:space="preserve"> during the off-season through recruiting </w:t>
      </w:r>
      <w:r w:rsidRPr="00056A38">
        <w:rPr>
          <w:rFonts w:ascii="Georgia" w:eastAsia="Times New Roman" w:hAnsi="Georgia" w:cs="Arial"/>
          <w:sz w:val="24"/>
          <w:szCs w:val="24"/>
        </w:rPr>
        <w:lastRenderedPageBreak/>
        <w:t>in the spring and practice in the summer in anticipation of the next upcoming season. Noted sports geographer John Bale includes anticipation as a vital part of the sports spectator’s experience (</w:t>
      </w:r>
      <w:r w:rsidR="00A06551" w:rsidRPr="00056A38">
        <w:rPr>
          <w:rFonts w:ascii="Georgia" w:eastAsia="Times New Roman" w:hAnsi="Georgia" w:cs="Arial"/>
          <w:sz w:val="24"/>
          <w:szCs w:val="24"/>
        </w:rPr>
        <w:t>200</w:t>
      </w:r>
      <w:r w:rsidR="00A06551">
        <w:rPr>
          <w:rFonts w:ascii="Georgia" w:eastAsia="Times New Roman" w:hAnsi="Georgia" w:cs="Arial"/>
          <w:sz w:val="24"/>
          <w:szCs w:val="24"/>
        </w:rPr>
        <w:t>3</w:t>
      </w:r>
      <w:r w:rsidRPr="00056A38">
        <w:rPr>
          <w:rFonts w:ascii="Georgia" w:eastAsia="Times New Roman" w:hAnsi="Georgia" w:cs="Arial"/>
          <w:sz w:val="24"/>
          <w:szCs w:val="24"/>
        </w:rPr>
        <w:t>, 120). Football is one of the shorter seasons in college sports, and if t</w:t>
      </w:r>
      <w:r w:rsidR="00E86807">
        <w:rPr>
          <w:rFonts w:ascii="Georgia" w:eastAsia="Times New Roman" w:hAnsi="Georgia" w:cs="Arial"/>
          <w:sz w:val="24"/>
          <w:szCs w:val="24"/>
        </w:rPr>
        <w:t>he sport</w:t>
      </w:r>
      <w:r w:rsidRPr="00056A38">
        <w:rPr>
          <w:rFonts w:ascii="Georgia" w:eastAsia="Times New Roman" w:hAnsi="Georgia" w:cs="Arial"/>
          <w:sz w:val="24"/>
          <w:szCs w:val="24"/>
        </w:rPr>
        <w:t xml:space="preserve"> is an important component o</w:t>
      </w:r>
      <w:r w:rsidR="00E86807">
        <w:rPr>
          <w:rFonts w:ascii="Georgia" w:eastAsia="Times New Roman" w:hAnsi="Georgia" w:cs="Arial"/>
          <w:sz w:val="24"/>
          <w:szCs w:val="24"/>
        </w:rPr>
        <w:t>f</w:t>
      </w:r>
      <w:r w:rsidRPr="00056A38">
        <w:rPr>
          <w:rFonts w:ascii="Georgia" w:eastAsia="Times New Roman" w:hAnsi="Georgia" w:cs="Arial"/>
          <w:sz w:val="24"/>
          <w:szCs w:val="24"/>
        </w:rPr>
        <w:t xml:space="preserve"> one’s collective regional identity, that fan will attempt to stay connected to the sport outside of the autumn season. A considerable number of hours on ESPN’s SEC television network is devoted to covering the 14 teams’ off-season activities because there is a market for this coverage </w:t>
      </w:r>
      <w:r w:rsidR="00E86807">
        <w:rPr>
          <w:rFonts w:ascii="Georgia" w:eastAsia="Times New Roman" w:hAnsi="Georgia" w:cs="Arial"/>
          <w:sz w:val="24"/>
          <w:szCs w:val="24"/>
        </w:rPr>
        <w:t>due to</w:t>
      </w:r>
      <w:r w:rsidRPr="00056A38">
        <w:rPr>
          <w:rFonts w:ascii="Georgia" w:eastAsia="Times New Roman" w:hAnsi="Georgia" w:cs="Arial"/>
          <w:sz w:val="24"/>
          <w:szCs w:val="24"/>
        </w:rPr>
        <w:t xml:space="preserve"> this anticipation. Social media serves as a year-round platform where fans can continually engage with their collective support. This fan’s tweet shows an empty Ben Hill Griffin Stadium with a countdown until gameday. There is a potential energy communicated in this visual: the stadium is not yet full of its thousands of fans, the field is not yet primed and painted for the action, and </w:t>
      </w:r>
      <w:r w:rsidR="00E86807">
        <w:rPr>
          <w:rFonts w:ascii="Georgia" w:eastAsia="Times New Roman" w:hAnsi="Georgia" w:cs="Arial"/>
          <w:sz w:val="24"/>
          <w:szCs w:val="24"/>
        </w:rPr>
        <w:t>the</w:t>
      </w:r>
      <w:r w:rsidR="00E8680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athletes are </w:t>
      </w:r>
      <w:r w:rsidR="00E86807">
        <w:rPr>
          <w:rFonts w:ascii="Georgia" w:eastAsia="Times New Roman" w:hAnsi="Georgia" w:cs="Arial"/>
          <w:sz w:val="24"/>
          <w:szCs w:val="24"/>
        </w:rPr>
        <w:t>nowhere to be seen</w:t>
      </w:r>
      <w:r w:rsidRPr="00056A38">
        <w:rPr>
          <w:rFonts w:ascii="Georgia" w:eastAsia="Times New Roman" w:hAnsi="Georgia" w:cs="Arial"/>
          <w:sz w:val="24"/>
          <w:szCs w:val="24"/>
        </w:rPr>
        <w:t xml:space="preserve">. </w:t>
      </w:r>
      <w:r w:rsidR="00AD6AD8">
        <w:rPr>
          <w:rFonts w:ascii="Georgia" w:eastAsia="Times New Roman" w:hAnsi="Georgia" w:cs="Arial"/>
          <w:sz w:val="24"/>
          <w:szCs w:val="24"/>
        </w:rPr>
        <w:t>And yet, t</w:t>
      </w:r>
      <w:r w:rsidRPr="00056A38">
        <w:rPr>
          <w:rFonts w:ascii="Georgia" w:eastAsia="Times New Roman" w:hAnsi="Georgia" w:cs="Arial"/>
          <w:sz w:val="24"/>
          <w:szCs w:val="24"/>
        </w:rPr>
        <w:t xml:space="preserve">here is an excitement and longing for the </w:t>
      </w:r>
      <w:r w:rsidR="00E86807">
        <w:rPr>
          <w:rFonts w:ascii="Georgia" w:eastAsia="Times New Roman" w:hAnsi="Georgia" w:cs="Arial"/>
          <w:sz w:val="24"/>
          <w:szCs w:val="24"/>
        </w:rPr>
        <w:t>e</w:t>
      </w:r>
      <w:r w:rsidRPr="00056A38">
        <w:rPr>
          <w:rFonts w:ascii="Georgia" w:eastAsia="Times New Roman" w:hAnsi="Georgia" w:cs="Arial"/>
          <w:sz w:val="24"/>
          <w:szCs w:val="24"/>
        </w:rPr>
        <w:t>ve</w:t>
      </w:r>
      <w:r w:rsidR="00E86807">
        <w:rPr>
          <w:rFonts w:ascii="Georgia" w:eastAsia="Times New Roman" w:hAnsi="Georgia" w:cs="Arial"/>
          <w:sz w:val="24"/>
          <w:szCs w:val="24"/>
        </w:rPr>
        <w:t>ntual</w:t>
      </w:r>
      <w:r w:rsidRPr="00056A38">
        <w:rPr>
          <w:rFonts w:ascii="Georgia" w:eastAsia="Times New Roman" w:hAnsi="Georgia" w:cs="Arial"/>
          <w:sz w:val="24"/>
          <w:szCs w:val="24"/>
        </w:rPr>
        <w:t xml:space="preserve"> </w:t>
      </w:r>
      <w:r w:rsidR="00E86807">
        <w:rPr>
          <w:rFonts w:ascii="Georgia" w:eastAsia="Times New Roman" w:hAnsi="Georgia" w:cs="Arial"/>
          <w:sz w:val="24"/>
          <w:szCs w:val="24"/>
        </w:rPr>
        <w:t>time</w:t>
      </w:r>
      <w:r w:rsidR="00E86807" w:rsidRPr="00056A38">
        <w:rPr>
          <w:rFonts w:ascii="Georgia" w:eastAsia="Times New Roman" w:hAnsi="Georgia" w:cs="Arial"/>
          <w:sz w:val="24"/>
          <w:szCs w:val="24"/>
        </w:rPr>
        <w:t xml:space="preserve"> </w:t>
      </w:r>
      <w:r w:rsidRPr="00056A38">
        <w:rPr>
          <w:rFonts w:ascii="Georgia" w:eastAsia="Times New Roman" w:hAnsi="Georgia" w:cs="Arial"/>
          <w:sz w:val="24"/>
          <w:szCs w:val="24"/>
        </w:rPr>
        <w:t>when the pageantry of gameday is realized and the ritual is rejuvenated.</w:t>
      </w:r>
    </w:p>
    <w:p w14:paraId="6B88D41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B3D71F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0BE87CAC" wp14:editId="71039B03">
            <wp:extent cx="3297555" cy="4396740"/>
            <wp:effectExtent l="0" t="0" r="0" b="3810"/>
            <wp:docPr id="74" name="Picture 74" descr="View image on Twitt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on Twitt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7555" cy="4396740"/>
                    </a:xfrm>
                    <a:prstGeom prst="rect">
                      <a:avLst/>
                    </a:prstGeom>
                    <a:noFill/>
                    <a:ln>
                      <a:noFill/>
                    </a:ln>
                  </pic:spPr>
                </pic:pic>
              </a:graphicData>
            </a:graphic>
          </wp:inline>
        </w:drawing>
      </w:r>
    </w:p>
    <w:p w14:paraId="7F4AC5A8" w14:textId="77777777" w:rsidR="007A0199" w:rsidRPr="00DE6FF7" w:rsidRDefault="00DE6FF7" w:rsidP="00DE6FF7">
      <w:pPr>
        <w:spacing w:after="0" w:line="480" w:lineRule="auto"/>
        <w:contextualSpacing/>
        <w:textAlignment w:val="baseline"/>
        <w:rPr>
          <w:rFonts w:ascii="Georgia" w:eastAsia="Times New Roman" w:hAnsi="Georgia" w:cs="Times New Roman"/>
          <w:color w:val="70AD47" w:themeColor="accent6"/>
          <w:sz w:val="24"/>
          <w:szCs w:val="24"/>
          <w:u w:val="single"/>
        </w:rPr>
      </w:pPr>
      <w:r w:rsidRPr="00DE6FF7">
        <w:rPr>
          <w:rFonts w:ascii="Georgia" w:eastAsia="Times New Roman" w:hAnsi="Georgia" w:cs="Arial"/>
          <w:color w:val="70AD47" w:themeColor="accent6"/>
          <w:sz w:val="24"/>
          <w:szCs w:val="24"/>
          <w:lang w:val="en"/>
        </w:rPr>
        <w:t>[</w:t>
      </w:r>
      <w:hyperlink r:id="rId23"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r w:rsidR="007A0199" w:rsidRPr="00F34767">
        <w:rPr>
          <w:rFonts w:ascii="Georgia" w:eastAsia="Times New Roman" w:hAnsi="Georgia" w:cs="Arial"/>
          <w:color w:val="70AD47" w:themeColor="accent6"/>
          <w:sz w:val="24"/>
          <w:szCs w:val="24"/>
          <w:lang w:val="en"/>
        </w:rPr>
        <w:fldChar w:fldCharType="begin"/>
      </w:r>
      <w:r w:rsidR="007A0199" w:rsidRPr="00DE6FF7">
        <w:rPr>
          <w:rFonts w:ascii="Georgia" w:eastAsia="Times New Roman" w:hAnsi="Georgia" w:cs="Arial"/>
          <w:color w:val="70AD47" w:themeColor="accent6"/>
          <w:sz w:val="24"/>
          <w:szCs w:val="24"/>
          <w:lang w:val="en"/>
        </w:rPr>
        <w:instrText xml:space="preserve"> HYPERLINK "https://twitter.com/288seafox" </w:instrText>
      </w:r>
      <w:r w:rsidR="007A0199" w:rsidRPr="00F34767">
        <w:rPr>
          <w:rFonts w:ascii="Georgia" w:eastAsia="Times New Roman" w:hAnsi="Georgia" w:cs="Arial"/>
          <w:color w:val="70AD47" w:themeColor="accent6"/>
          <w:sz w:val="24"/>
          <w:szCs w:val="24"/>
          <w:lang w:val="en"/>
        </w:rPr>
        <w:fldChar w:fldCharType="separate"/>
      </w:r>
    </w:p>
    <w:p w14:paraId="728DBAA2" w14:textId="77777777" w:rsidR="007A0199" w:rsidRPr="00F34767" w:rsidRDefault="007A019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288seafox</w:t>
      </w:r>
      <w:r w:rsidRPr="00F34767">
        <w:rPr>
          <w:rFonts w:ascii="Georgia" w:eastAsia="Times New Roman" w:hAnsi="Georgia" w:cs="Arial"/>
          <w:color w:val="697882"/>
          <w:sz w:val="24"/>
          <w:szCs w:val="24"/>
          <w:u w:val="single"/>
          <w:lang w:val="en"/>
        </w:rPr>
        <w:t>@288seafox</w:t>
      </w:r>
    </w:p>
    <w:p w14:paraId="423DDBC0" w14:textId="77777777" w:rsidR="007A0199" w:rsidRPr="00F34767" w:rsidRDefault="007A019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Breakfast, gameday, tiger stadium. No better place </w:t>
      </w:r>
      <w:hyperlink r:id="rId24" w:history="1">
        <w:r w:rsidRPr="00F34767">
          <w:rPr>
            <w:rFonts w:ascii="Georgia" w:eastAsia="Times New Roman" w:hAnsi="Georgia" w:cs="Arial"/>
            <w:color w:val="2B7BB9"/>
            <w:sz w:val="24"/>
            <w:szCs w:val="24"/>
            <w:lang w:val="en"/>
          </w:rPr>
          <w:t>#geauxtigers</w:t>
        </w:r>
      </w:hyperlink>
    </w:p>
    <w:p w14:paraId="5A243B2D"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25" w:history="1">
        <w:r w:rsidR="009E26AC" w:rsidRPr="00F34767">
          <w:rPr>
            <w:rFonts w:ascii="Georgia" w:eastAsia="Times New Roman" w:hAnsi="Georgia" w:cs="Arial"/>
            <w:color w:val="0000FF"/>
            <w:sz w:val="24"/>
            <w:szCs w:val="24"/>
            <w:u w:val="single"/>
            <w:lang w:val="en"/>
          </w:rPr>
          <w:t>9:15 AM - Sep 30, 2017</w:t>
        </w:r>
      </w:hyperlink>
    </w:p>
    <w:p w14:paraId="3AFF12C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6811A10" w14:textId="01A34438" w:rsidR="009E26AC" w:rsidRPr="00056A38" w:rsidRDefault="00437B22"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Pr>
          <w:rFonts w:ascii="Georgia" w:eastAsia="Times New Roman" w:hAnsi="Georgia" w:cs="Arial"/>
          <w:sz w:val="24"/>
          <w:szCs w:val="24"/>
        </w:rPr>
        <w:t>After anticipating the journey, the next steps in</w:t>
      </w:r>
      <w:r w:rsidR="009E26AC" w:rsidRPr="00056A38">
        <w:rPr>
          <w:rFonts w:ascii="Georgia" w:eastAsia="Times New Roman" w:hAnsi="Georgia" w:cs="Arial"/>
          <w:sz w:val="24"/>
          <w:szCs w:val="24"/>
        </w:rPr>
        <w:t xml:space="preserve"> Bale’s (</w:t>
      </w:r>
      <w:r w:rsidR="00A06551" w:rsidRPr="00056A38">
        <w:rPr>
          <w:rFonts w:ascii="Georgia" w:eastAsia="Times New Roman" w:hAnsi="Georgia" w:cs="Arial"/>
          <w:sz w:val="24"/>
          <w:szCs w:val="24"/>
        </w:rPr>
        <w:t>200</w:t>
      </w:r>
      <w:r w:rsidR="00A06551">
        <w:rPr>
          <w:rFonts w:ascii="Georgia" w:eastAsia="Times New Roman" w:hAnsi="Georgia" w:cs="Arial"/>
          <w:sz w:val="24"/>
          <w:szCs w:val="24"/>
        </w:rPr>
        <w:t>3</w:t>
      </w:r>
      <w:r w:rsidR="009E26AC" w:rsidRPr="00056A38">
        <w:rPr>
          <w:rFonts w:ascii="Georgia" w:eastAsia="Times New Roman" w:hAnsi="Georgia" w:cs="Arial"/>
          <w:sz w:val="24"/>
          <w:szCs w:val="24"/>
        </w:rPr>
        <w:t>) spectator’s experience</w:t>
      </w:r>
      <w:r>
        <w:rPr>
          <w:rFonts w:ascii="Georgia" w:eastAsia="Times New Roman" w:hAnsi="Georgia" w:cs="Arial"/>
          <w:sz w:val="24"/>
          <w:szCs w:val="24"/>
        </w:rPr>
        <w:t xml:space="preserve"> sequentially include</w:t>
      </w:r>
      <w:r w:rsidR="009E26AC" w:rsidRPr="00056A38">
        <w:rPr>
          <w:rFonts w:ascii="Georgia" w:eastAsia="Times New Roman" w:hAnsi="Georgia" w:cs="Arial"/>
          <w:sz w:val="24"/>
          <w:szCs w:val="24"/>
        </w:rPr>
        <w:t xml:space="preserve"> the journey to spectate and then the on-site</w:t>
      </w:r>
      <w:r w:rsidR="00E86807">
        <w:rPr>
          <w:rFonts w:ascii="Georgia" w:eastAsia="Times New Roman" w:hAnsi="Georgia" w:cs="Arial"/>
          <w:sz w:val="24"/>
          <w:szCs w:val="24"/>
        </w:rPr>
        <w:t xml:space="preserve"> </w:t>
      </w:r>
      <w:r>
        <w:rPr>
          <w:rFonts w:ascii="Georgia" w:eastAsia="Times New Roman" w:hAnsi="Georgia" w:cs="Arial"/>
          <w:sz w:val="24"/>
          <w:szCs w:val="24"/>
        </w:rPr>
        <w:t>stadium</w:t>
      </w:r>
      <w:r w:rsidR="009E26AC" w:rsidRPr="00056A38">
        <w:rPr>
          <w:rFonts w:ascii="Georgia" w:eastAsia="Times New Roman" w:hAnsi="Georgia" w:cs="Arial"/>
          <w:sz w:val="24"/>
          <w:szCs w:val="24"/>
        </w:rPr>
        <w:t xml:space="preserve"> experience itself. </w:t>
      </w:r>
      <w:r>
        <w:rPr>
          <w:rFonts w:ascii="Georgia" w:eastAsia="Times New Roman" w:hAnsi="Georgia" w:cs="Arial"/>
          <w:sz w:val="24"/>
          <w:szCs w:val="24"/>
        </w:rPr>
        <w:t xml:space="preserve">In theorizing </w:t>
      </w:r>
      <w:r w:rsidR="006D04CB">
        <w:rPr>
          <w:rFonts w:ascii="Georgia" w:eastAsia="Times New Roman" w:hAnsi="Georgia" w:cs="Arial"/>
          <w:sz w:val="24"/>
          <w:szCs w:val="24"/>
        </w:rPr>
        <w:t xml:space="preserve">specifically </w:t>
      </w:r>
      <w:r>
        <w:rPr>
          <w:rFonts w:ascii="Georgia" w:eastAsia="Times New Roman" w:hAnsi="Georgia" w:cs="Arial"/>
          <w:sz w:val="24"/>
          <w:szCs w:val="24"/>
        </w:rPr>
        <w:t>the spectator experience of American college football, i</w:t>
      </w:r>
      <w:r w:rsidR="009E26AC" w:rsidRPr="00056A38">
        <w:rPr>
          <w:rFonts w:ascii="Georgia" w:eastAsia="Times New Roman" w:hAnsi="Georgia" w:cs="Arial"/>
          <w:sz w:val="24"/>
          <w:szCs w:val="24"/>
        </w:rPr>
        <w:t xml:space="preserve">t would be useful to add another step in between the journey and the game: tailgating. Fans of the SEC tend to take </w:t>
      </w:r>
      <w:r w:rsidR="009E26AC" w:rsidRPr="00056A38">
        <w:rPr>
          <w:rFonts w:ascii="Georgia" w:eastAsia="Times New Roman" w:hAnsi="Georgia" w:cs="Arial"/>
          <w:sz w:val="24"/>
          <w:szCs w:val="24"/>
        </w:rPr>
        <w:lastRenderedPageBreak/>
        <w:t>their tailgating very seriously. </w:t>
      </w:r>
      <w:r w:rsidR="009E26AC" w:rsidRPr="00056A38">
        <w:rPr>
          <w:rFonts w:ascii="Georgia" w:eastAsia="Times New Roman" w:hAnsi="Georgia" w:cs="Times"/>
          <w:i/>
          <w:iCs/>
          <w:sz w:val="24"/>
          <w:szCs w:val="24"/>
        </w:rPr>
        <w:t>Southern Living</w:t>
      </w:r>
      <w:r w:rsidR="009E26AC" w:rsidRPr="00056A38">
        <w:rPr>
          <w:rFonts w:ascii="Georgia" w:eastAsia="Times New Roman" w:hAnsi="Georgia" w:cs="Arial"/>
          <w:sz w:val="24"/>
          <w:szCs w:val="24"/>
        </w:rPr>
        <w:t>, a magazine that serves as a guide for how a</w:t>
      </w:r>
      <w:r w:rsidR="00DC6547">
        <w:rPr>
          <w:rFonts w:ascii="Georgia" w:eastAsia="Times New Roman" w:hAnsi="Georgia" w:cs="Arial"/>
          <w:sz w:val="24"/>
          <w:szCs w:val="24"/>
        </w:rPr>
        <w:t xml:space="preserve"> perceived</w:t>
      </w:r>
      <w:r w:rsidR="009E26AC" w:rsidRPr="00056A38">
        <w:rPr>
          <w:rFonts w:ascii="Georgia" w:eastAsia="Times New Roman" w:hAnsi="Georgia" w:cs="Arial"/>
          <w:sz w:val="24"/>
          <w:szCs w:val="24"/>
        </w:rPr>
        <w:t xml:space="preserve"> </w:t>
      </w:r>
      <w:r w:rsidR="00DC6547">
        <w:rPr>
          <w:rFonts w:ascii="Georgia" w:eastAsia="Times New Roman" w:hAnsi="Georgia" w:cs="Arial"/>
          <w:sz w:val="24"/>
          <w:szCs w:val="24"/>
        </w:rPr>
        <w:t>“</w:t>
      </w:r>
      <w:r w:rsidR="009E26AC" w:rsidRPr="00056A38">
        <w:rPr>
          <w:rFonts w:ascii="Georgia" w:eastAsia="Times New Roman" w:hAnsi="Georgia" w:cs="Arial"/>
          <w:sz w:val="24"/>
          <w:szCs w:val="24"/>
        </w:rPr>
        <w:t>good Southerner</w:t>
      </w:r>
      <w:r w:rsidR="00DC6547">
        <w:rPr>
          <w:rFonts w:ascii="Georgia" w:eastAsia="Times New Roman" w:hAnsi="Georgia" w:cs="Arial"/>
          <w:sz w:val="24"/>
          <w:szCs w:val="24"/>
        </w:rPr>
        <w:t>”</w:t>
      </w:r>
      <w:r w:rsidR="009E26AC" w:rsidRPr="00056A38">
        <w:rPr>
          <w:rFonts w:ascii="Georgia" w:eastAsia="Times New Roman" w:hAnsi="Georgia" w:cs="Arial"/>
          <w:sz w:val="24"/>
          <w:szCs w:val="24"/>
        </w:rPr>
        <w:t xml:space="preserve"> lives in the exceptional South (Lauder 2012), has published two editions of the SEC tailgating cookbook </w:t>
      </w:r>
      <w:r w:rsidR="00E86807">
        <w:rPr>
          <w:rFonts w:ascii="Georgia" w:eastAsia="Times New Roman" w:hAnsi="Georgia" w:cs="Arial"/>
          <w:sz w:val="24"/>
          <w:szCs w:val="24"/>
        </w:rPr>
        <w:t>to capitalize upon the fact that</w:t>
      </w:r>
      <w:r w:rsidR="00E86807" w:rsidRPr="00056A38">
        <w:rPr>
          <w:rFonts w:ascii="Georgia" w:eastAsia="Times New Roman" w:hAnsi="Georgia" w:cs="Arial"/>
          <w:sz w:val="24"/>
          <w:szCs w:val="24"/>
        </w:rPr>
        <w:t xml:space="preserve"> </w:t>
      </w:r>
      <w:r w:rsidR="009E26AC" w:rsidRPr="00056A38">
        <w:rPr>
          <w:rFonts w:ascii="Georgia" w:eastAsia="Times New Roman" w:hAnsi="Georgia" w:cs="Arial"/>
          <w:sz w:val="24"/>
          <w:szCs w:val="24"/>
        </w:rPr>
        <w:t>this particular ritual is a vital part of gameday for many ticket holders. This tweet from 2007 was sent at 9:15 AM showing off a fully set-up tailgating scene in Baton Rouge, Louisiana. The sender contently declares his</w:t>
      </w:r>
      <w:r w:rsidR="00E86807">
        <w:rPr>
          <w:rFonts w:ascii="Georgia" w:eastAsia="Times New Roman" w:hAnsi="Georgia" w:cs="Arial"/>
          <w:sz w:val="24"/>
          <w:szCs w:val="24"/>
        </w:rPr>
        <w:t>/er</w:t>
      </w:r>
      <w:r w:rsidR="009E26AC" w:rsidRPr="00056A38">
        <w:rPr>
          <w:rFonts w:ascii="Georgia" w:eastAsia="Times New Roman" w:hAnsi="Georgia" w:cs="Arial"/>
          <w:sz w:val="24"/>
          <w:szCs w:val="24"/>
        </w:rPr>
        <w:t xml:space="preserve"> place to be superior to all others because of the food, event, and stadium view. Cooking food is a very common component of tailgating, and this fan is showing that s/he is so committed that they </w:t>
      </w:r>
      <w:r w:rsidR="00175037">
        <w:rPr>
          <w:rFonts w:ascii="Georgia" w:eastAsia="Times New Roman" w:hAnsi="Georgia" w:cs="Arial"/>
          <w:sz w:val="24"/>
          <w:szCs w:val="24"/>
        </w:rPr>
        <w:t>began</w:t>
      </w:r>
      <w:r w:rsidR="009E26AC" w:rsidRPr="00056A38">
        <w:rPr>
          <w:rFonts w:ascii="Georgia" w:eastAsia="Times New Roman" w:hAnsi="Georgia" w:cs="Arial"/>
          <w:sz w:val="24"/>
          <w:szCs w:val="24"/>
        </w:rPr>
        <w:t xml:space="preserve"> cooking early in the morning for what was that day a 7:00 PM game. In the background is Tiger Stadium where the tailgater’s LSU team would </w:t>
      </w:r>
      <w:r w:rsidR="00331550" w:rsidRPr="00056A38">
        <w:rPr>
          <w:rFonts w:ascii="Georgia" w:eastAsia="Times New Roman" w:hAnsi="Georgia" w:cs="Arial"/>
          <w:sz w:val="24"/>
          <w:szCs w:val="24"/>
        </w:rPr>
        <w:t>play</w:t>
      </w:r>
      <w:r w:rsidR="00331550">
        <w:rPr>
          <w:rFonts w:ascii="Georgia" w:eastAsia="Times New Roman" w:hAnsi="Georgia" w:cs="Arial"/>
          <w:sz w:val="24"/>
          <w:szCs w:val="24"/>
        </w:rPr>
        <w:t xml:space="preserve"> </w:t>
      </w:r>
      <w:r w:rsidR="009E26AC" w:rsidRPr="00056A38">
        <w:rPr>
          <w:rFonts w:ascii="Georgia" w:eastAsia="Times New Roman" w:hAnsi="Georgia" w:cs="Arial"/>
          <w:sz w:val="24"/>
          <w:szCs w:val="24"/>
        </w:rPr>
        <w:t>later that day. Again, we see the stadium as a significant icon for fans as they express their fandom. Participation in the tailgating ritual on a gameday in proximity to this cathedral creates for this tweeter the ideal place and experience.</w:t>
      </w:r>
    </w:p>
    <w:p w14:paraId="01D1BE9E"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68A6EF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325EBBB3" wp14:editId="7753945F">
            <wp:extent cx="4091940" cy="4091940"/>
            <wp:effectExtent l="0" t="0" r="3810" b="3810"/>
            <wp:docPr id="72" name="Picture 72" descr="View image on Twit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image on Twitt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14E9CC1B" w14:textId="7CE3B8B2" w:rsidR="00331550" w:rsidRPr="00E74B69" w:rsidRDefault="00DE6FF7" w:rsidP="00331550">
      <w:r w:rsidRPr="00CD17C7">
        <w:rPr>
          <w:rFonts w:ascii="Georgia" w:eastAsia="Times New Roman" w:hAnsi="Georgia" w:cs="Arial"/>
          <w:color w:val="70AD47" w:themeColor="accent6"/>
          <w:sz w:val="24"/>
          <w:szCs w:val="24"/>
          <w:lang w:val="en"/>
        </w:rPr>
        <w:t>[</w:t>
      </w:r>
      <w:hyperlink r:id="rId28" w:history="1">
        <w:r w:rsidRPr="00CD17C7">
          <w:rPr>
            <w:rStyle w:val="Hyperlink"/>
            <w:rFonts w:ascii="Georgia" w:eastAsia="Times New Roman" w:hAnsi="Georgia" w:cs="Arial"/>
            <w:color w:val="70AD47" w:themeColor="accent6"/>
            <w:sz w:val="24"/>
            <w:szCs w:val="24"/>
            <w:lang w:val="en"/>
          </w:rPr>
          <w:t>The Grove</w:t>
        </w:r>
      </w:hyperlink>
      <w:r w:rsidRPr="00CD17C7">
        <w:rPr>
          <w:rFonts w:ascii="Georgia" w:eastAsia="Times New Roman" w:hAnsi="Georgia" w:cs="Arial"/>
          <w:color w:val="70AD47" w:themeColor="accent6"/>
          <w:sz w:val="24"/>
          <w:szCs w:val="24"/>
          <w:lang w:val="en"/>
        </w:rPr>
        <w:t xml:space="preserve"> – Oxford, MS: </w:t>
      </w:r>
      <w:r w:rsidR="00CD17C7" w:rsidRPr="00CD17C7">
        <w:rPr>
          <w:rFonts w:ascii="Georgia" w:eastAsia="Times New Roman" w:hAnsi="Georgia" w:cs="Arial"/>
          <w:color w:val="70AD47" w:themeColor="accent6"/>
          <w:sz w:val="24"/>
          <w:szCs w:val="24"/>
          <w:lang w:val="en"/>
        </w:rPr>
        <w:t>34.365715, -89.532665</w:t>
      </w:r>
      <w:r w:rsidRPr="00CD17C7">
        <w:rPr>
          <w:rFonts w:ascii="Georgia" w:eastAsia="Times New Roman" w:hAnsi="Georgia" w:cs="Arial"/>
          <w:color w:val="70AD47" w:themeColor="accent6"/>
          <w:sz w:val="24"/>
          <w:szCs w:val="24"/>
          <w:lang w:val="en"/>
        </w:rPr>
        <w:t>]</w:t>
      </w:r>
    </w:p>
    <w:p w14:paraId="3DEB038D" w14:textId="473186F7" w:rsidR="00331550" w:rsidRDefault="00331550" w:rsidP="00331550">
      <w:proofErr w:type="spellStart"/>
      <w:r>
        <w:rPr>
          <w:rStyle w:val="tweetauthor-name"/>
          <w:b/>
          <w:bCs/>
        </w:rPr>
        <w:t>RebelPix</w:t>
      </w:r>
      <w:r>
        <w:rPr>
          <w:rStyle w:val="tweetauthor-screenname"/>
          <w:color w:val="697882"/>
          <w:sz w:val="21"/>
          <w:szCs w:val="21"/>
        </w:rPr>
        <w:t>@RebelPix</w:t>
      </w:r>
      <w:proofErr w:type="spellEnd"/>
    </w:p>
    <w:p w14:paraId="7BF4191A" w14:textId="77777777" w:rsidR="00331550" w:rsidRDefault="00331550" w:rsidP="00331550">
      <w:pPr>
        <w:pStyle w:val="tweet-text"/>
        <w:spacing w:before="0" w:beforeAutospacing="0" w:after="0" w:afterAutospacing="0"/>
        <w:rPr>
          <w:lang w:val="en"/>
        </w:rPr>
      </w:pPr>
      <w:r>
        <w:rPr>
          <w:lang w:val="en"/>
        </w:rPr>
        <w:t xml:space="preserve">Guys, IT'S GAMEDAY </w:t>
      </w:r>
      <w:hyperlink r:id="rId29" w:history="1">
        <w:r>
          <w:rPr>
            <w:rStyle w:val="prettylink-prefix"/>
            <w:color w:val="2B7BB9"/>
            <w:lang w:val="en"/>
          </w:rPr>
          <w:t>#</w:t>
        </w:r>
        <w:r>
          <w:rPr>
            <w:rStyle w:val="prettylink-value"/>
            <w:color w:val="2B7BB9"/>
            <w:lang w:val="en"/>
          </w:rPr>
          <w:t>HottyToddy</w:t>
        </w:r>
      </w:hyperlink>
      <w:r>
        <w:rPr>
          <w:lang w:val="en"/>
        </w:rPr>
        <w:t xml:space="preserve"> </w:t>
      </w:r>
      <w:hyperlink r:id="rId30" w:history="1">
        <w:r>
          <w:rPr>
            <w:rStyle w:val="prettylink-prefix"/>
            <w:color w:val="2B7BB9"/>
            <w:lang w:val="en"/>
          </w:rPr>
          <w:t>#</w:t>
        </w:r>
        <w:r>
          <w:rPr>
            <w:rStyle w:val="prettylink-value"/>
            <w:color w:val="2B7BB9"/>
            <w:lang w:val="en"/>
          </w:rPr>
          <w:t>BeatBSU</w:t>
        </w:r>
      </w:hyperlink>
      <w:r>
        <w:rPr>
          <w:lang w:val="en"/>
        </w:rPr>
        <w:t xml:space="preserve"> </w:t>
      </w:r>
      <w:hyperlink r:id="rId31" w:history="1">
        <w:r>
          <w:rPr>
            <w:rStyle w:val="prettylink-prefix"/>
            <w:color w:val="2B7BB9"/>
            <w:lang w:val="en"/>
          </w:rPr>
          <w:t>#</w:t>
        </w:r>
        <w:r>
          <w:rPr>
            <w:rStyle w:val="prettylink-value"/>
            <w:color w:val="2B7BB9"/>
            <w:lang w:val="en"/>
          </w:rPr>
          <w:t>OleMiss</w:t>
        </w:r>
      </w:hyperlink>
      <w:r>
        <w:rPr>
          <w:lang w:val="en"/>
        </w:rPr>
        <w:t xml:space="preserve"> </w:t>
      </w:r>
      <w:hyperlink r:id="rId32" w:history="1">
        <w:r>
          <w:rPr>
            <w:rStyle w:val="prettylink-prefix"/>
            <w:color w:val="2B7BB9"/>
            <w:lang w:val="en"/>
          </w:rPr>
          <w:t>#</w:t>
        </w:r>
        <w:r>
          <w:rPr>
            <w:rStyle w:val="prettylink-value"/>
            <w:color w:val="2B7BB9"/>
            <w:lang w:val="en"/>
          </w:rPr>
          <w:t>MostBeautifulPeopleAlive</w:t>
        </w:r>
      </w:hyperlink>
      <w:r>
        <w:rPr>
          <w:lang w:val="en"/>
        </w:rPr>
        <w:t xml:space="preserve"> by </w:t>
      </w:r>
      <w:proofErr w:type="spellStart"/>
      <w:r>
        <w:rPr>
          <w:lang w:val="en"/>
        </w:rPr>
        <w:t>badamhill</w:t>
      </w:r>
      <w:proofErr w:type="spellEnd"/>
      <w:r>
        <w:rPr>
          <w:lang w:val="en"/>
        </w:rPr>
        <w:t xml:space="preserve"> </w:t>
      </w:r>
    </w:p>
    <w:p w14:paraId="21976D29" w14:textId="207A6856" w:rsidR="00331550" w:rsidRPr="00E74B69" w:rsidRDefault="00331550" w:rsidP="00331550"/>
    <w:p w14:paraId="3EEA9272" w14:textId="03A65E40" w:rsidR="00331550" w:rsidRDefault="00331550" w:rsidP="00331550">
      <w:pPr>
        <w:rPr>
          <w:color w:val="697882"/>
          <w:sz w:val="21"/>
          <w:szCs w:val="21"/>
        </w:rPr>
      </w:pPr>
      <w:r>
        <w:rPr>
          <w:rStyle w:val="tweetinfo-heartstat"/>
          <w:color w:val="2B7BB9"/>
          <w:sz w:val="21"/>
          <w:szCs w:val="21"/>
        </w:rPr>
        <w:t>7</w:t>
      </w:r>
      <w:hyperlink r:id="rId33" w:history="1">
        <w:r>
          <w:rPr>
            <w:rStyle w:val="Hyperlink"/>
            <w:sz w:val="21"/>
            <w:szCs w:val="21"/>
          </w:rPr>
          <w:t>9:06 AM - Aug 28, 2014</w:t>
        </w:r>
      </w:hyperlink>
    </w:p>
    <w:p w14:paraId="3AF21A8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4F06B15" w14:textId="209F24FE"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The University of Mississippi’s tradition of tailgating is to convert the campus’</w:t>
      </w:r>
      <w:r w:rsidR="00331550">
        <w:rPr>
          <w:rFonts w:ascii="Georgia" w:eastAsia="Times New Roman" w:hAnsi="Georgia" w:cs="Arial"/>
          <w:sz w:val="24"/>
          <w:szCs w:val="24"/>
        </w:rPr>
        <w:t>s</w:t>
      </w:r>
      <w:r w:rsidRPr="00056A38">
        <w:rPr>
          <w:rFonts w:ascii="Georgia" w:eastAsia="Times New Roman" w:hAnsi="Georgia" w:cs="Arial"/>
          <w:sz w:val="24"/>
          <w:szCs w:val="24"/>
        </w:rPr>
        <w:t xml:space="preserve"> central quad </w:t>
      </w:r>
      <w:r w:rsidR="00331550" w:rsidRPr="00056A38">
        <w:rPr>
          <w:rFonts w:ascii="Georgia" w:eastAsia="Times New Roman" w:hAnsi="Georgia" w:cs="Arial"/>
          <w:sz w:val="24"/>
          <w:szCs w:val="24"/>
        </w:rPr>
        <w:t>known as “The Grove</w:t>
      </w:r>
      <w:r w:rsidR="00331550">
        <w:rPr>
          <w:rFonts w:ascii="Georgia" w:eastAsia="Times New Roman" w:hAnsi="Georgia" w:cs="Arial"/>
          <w:sz w:val="24"/>
          <w:szCs w:val="24"/>
        </w:rPr>
        <w:t>”</w:t>
      </w:r>
      <w:r w:rsidR="00331550"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into a pregame festival. This tweet’s photo is not focused on any one tailgate but rather on the </w:t>
      </w:r>
      <w:r w:rsidR="00175037">
        <w:rPr>
          <w:rFonts w:ascii="Georgia" w:eastAsia="Times New Roman" w:hAnsi="Georgia" w:cs="Arial"/>
          <w:sz w:val="24"/>
          <w:szCs w:val="24"/>
        </w:rPr>
        <w:t>vast nature</w:t>
      </w:r>
      <w:r w:rsidR="0017503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of </w:t>
      </w:r>
      <w:r w:rsidR="00175037">
        <w:rPr>
          <w:rFonts w:ascii="Georgia" w:eastAsia="Times New Roman" w:hAnsi="Georgia" w:cs="Arial"/>
          <w:sz w:val="24"/>
          <w:szCs w:val="24"/>
        </w:rPr>
        <w:t xml:space="preserve">all </w:t>
      </w:r>
      <w:r w:rsidRPr="00056A38">
        <w:rPr>
          <w:rFonts w:ascii="Georgia" w:eastAsia="Times New Roman" w:hAnsi="Georgia" w:cs="Arial"/>
          <w:sz w:val="24"/>
          <w:szCs w:val="24"/>
        </w:rPr>
        <w:t>the tailgates</w:t>
      </w:r>
      <w:r w:rsidR="00175037">
        <w:rPr>
          <w:rFonts w:ascii="Georgia" w:eastAsia="Times New Roman" w:hAnsi="Georgia" w:cs="Arial"/>
          <w:sz w:val="24"/>
          <w:szCs w:val="24"/>
        </w:rPr>
        <w:t xml:space="preserve"> together</w:t>
      </w:r>
      <w:r w:rsidRPr="00056A38">
        <w:rPr>
          <w:rFonts w:ascii="Georgia" w:eastAsia="Times New Roman" w:hAnsi="Georgia" w:cs="Arial"/>
          <w:sz w:val="24"/>
          <w:szCs w:val="24"/>
        </w:rPr>
        <w:t xml:space="preserve">. The Grove is known for </w:t>
      </w:r>
      <w:r w:rsidR="00175037">
        <w:rPr>
          <w:rFonts w:ascii="Georgia" w:eastAsia="Times New Roman" w:hAnsi="Georgia" w:cs="Arial"/>
          <w:sz w:val="24"/>
          <w:szCs w:val="24"/>
        </w:rPr>
        <w:t xml:space="preserve">both </w:t>
      </w:r>
      <w:r w:rsidRPr="00056A38">
        <w:rPr>
          <w:rFonts w:ascii="Georgia" w:eastAsia="Times New Roman" w:hAnsi="Georgia" w:cs="Arial"/>
          <w:sz w:val="24"/>
          <w:szCs w:val="24"/>
        </w:rPr>
        <w:t xml:space="preserve">the sheer mass of people who congregate there on gamedays and for its excessively posh </w:t>
      </w:r>
      <w:r w:rsidRPr="00056A38">
        <w:rPr>
          <w:rFonts w:ascii="Georgia" w:eastAsia="Times New Roman" w:hAnsi="Georgia" w:cs="Arial"/>
          <w:sz w:val="24"/>
          <w:szCs w:val="24"/>
        </w:rPr>
        <w:lastRenderedPageBreak/>
        <w:t xml:space="preserve">tailgating atmosphere </w:t>
      </w:r>
      <w:r w:rsidR="007B0BC2" w:rsidRPr="00056A38">
        <w:rPr>
          <w:rFonts w:ascii="Georgia" w:eastAsia="Times New Roman" w:hAnsi="Georgia" w:cs="Arial"/>
          <w:sz w:val="24"/>
          <w:szCs w:val="24"/>
        </w:rPr>
        <w:t>where</w:t>
      </w:r>
      <w:r w:rsidR="007B0BC2">
        <w:rPr>
          <w:rFonts w:ascii="Georgia" w:eastAsia="Times New Roman" w:hAnsi="Georgia" w:cs="Arial"/>
          <w:sz w:val="24"/>
          <w:szCs w:val="24"/>
        </w:rPr>
        <w:t xml:space="preserve"> </w:t>
      </w:r>
      <w:r w:rsidR="007B0BC2" w:rsidRPr="00056A38">
        <w:rPr>
          <w:rFonts w:ascii="Georgia" w:eastAsia="Times New Roman" w:hAnsi="Georgia" w:cs="Arial"/>
          <w:sz w:val="24"/>
          <w:szCs w:val="24"/>
        </w:rPr>
        <w:t>people</w:t>
      </w:r>
      <w:r w:rsidRPr="00056A38">
        <w:rPr>
          <w:rFonts w:ascii="Georgia" w:eastAsia="Times New Roman" w:hAnsi="Georgia" w:cs="Arial"/>
          <w:sz w:val="24"/>
          <w:szCs w:val="24"/>
        </w:rPr>
        <w:t xml:space="preserve"> </w:t>
      </w:r>
      <w:r w:rsidR="00175037">
        <w:rPr>
          <w:rFonts w:ascii="Georgia" w:eastAsia="Times New Roman" w:hAnsi="Georgia" w:cs="Arial"/>
          <w:sz w:val="24"/>
          <w:szCs w:val="24"/>
        </w:rPr>
        <w:t xml:space="preserve">are known to </w:t>
      </w:r>
      <w:r w:rsidRPr="00056A38">
        <w:rPr>
          <w:rFonts w:ascii="Georgia" w:eastAsia="Times New Roman" w:hAnsi="Georgia" w:cs="Arial"/>
          <w:sz w:val="24"/>
          <w:szCs w:val="24"/>
        </w:rPr>
        <w:t>use crystal drinking glasses and fine tablecloths under their tents.</w:t>
      </w:r>
    </w:p>
    <w:p w14:paraId="4648EDC1" w14:textId="78BA96C5"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A component of these formalities at Ole Miss is that many tailgaters will dress </w:t>
      </w:r>
      <w:r w:rsidR="00DC6547">
        <w:rPr>
          <w:rFonts w:ascii="Georgia" w:eastAsia="Times New Roman" w:hAnsi="Georgia" w:cs="Arial"/>
          <w:sz w:val="24"/>
          <w:szCs w:val="24"/>
        </w:rPr>
        <w:t xml:space="preserve">formally </w:t>
      </w:r>
      <w:r w:rsidRPr="00056A38">
        <w:rPr>
          <w:rFonts w:ascii="Georgia" w:eastAsia="Times New Roman" w:hAnsi="Georgia" w:cs="Arial"/>
          <w:sz w:val="24"/>
          <w:szCs w:val="24"/>
        </w:rPr>
        <w:t>for the day. These essentially Southern standards are reflected and reestablished by media (like </w:t>
      </w:r>
      <w:r w:rsidRPr="00056A38">
        <w:rPr>
          <w:rFonts w:ascii="Georgia" w:eastAsia="Times New Roman" w:hAnsi="Georgia" w:cs="Times"/>
          <w:i/>
          <w:iCs/>
          <w:sz w:val="24"/>
          <w:szCs w:val="24"/>
        </w:rPr>
        <w:t>Southern Living</w:t>
      </w:r>
      <w:r w:rsidRPr="00056A38">
        <w:rPr>
          <w:rFonts w:ascii="Georgia" w:eastAsia="Times New Roman" w:hAnsi="Georgia" w:cs="Arial"/>
          <w:sz w:val="24"/>
          <w:szCs w:val="24"/>
        </w:rPr>
        <w:t>) and stores (like Belk, an official corporate sponsor of the Southeastern Conference, whose most recent tagline is “Modern. Southern. Style.”). This expectation of elegance is reflected by this fan account’s tweet declaring The Grove as a collective fan community to be the “#</w:t>
      </w:r>
      <w:proofErr w:type="spellStart"/>
      <w:r w:rsidRPr="00056A38">
        <w:rPr>
          <w:rFonts w:ascii="Georgia" w:eastAsia="Times New Roman" w:hAnsi="Georgia" w:cs="Arial"/>
          <w:sz w:val="24"/>
          <w:szCs w:val="24"/>
        </w:rPr>
        <w:t>MostBeautifulPeopleAlive</w:t>
      </w:r>
      <w:proofErr w:type="spellEnd"/>
      <w:r w:rsidRPr="00056A38">
        <w:rPr>
          <w:rFonts w:ascii="Georgia" w:eastAsia="Times New Roman" w:hAnsi="Georgia" w:cs="Arial"/>
          <w:sz w:val="24"/>
          <w:szCs w:val="24"/>
        </w:rPr>
        <w:t>.” Like marketing and other media, social media works as a force to (re)create social standards</w:t>
      </w:r>
      <w:r w:rsidR="002E6FF8">
        <w:rPr>
          <w:rFonts w:ascii="Georgia" w:eastAsia="Times New Roman" w:hAnsi="Georgia" w:cs="Arial"/>
          <w:sz w:val="24"/>
          <w:szCs w:val="24"/>
        </w:rPr>
        <w:t xml:space="preserve"> (see </w:t>
      </w:r>
      <w:proofErr w:type="spellStart"/>
      <w:r w:rsidR="002E6FF8">
        <w:rPr>
          <w:rFonts w:ascii="Georgia" w:eastAsia="Times New Roman" w:hAnsi="Georgia" w:cs="Arial"/>
          <w:sz w:val="24"/>
          <w:szCs w:val="24"/>
        </w:rPr>
        <w:t>Haenschen</w:t>
      </w:r>
      <w:proofErr w:type="spellEnd"/>
      <w:r w:rsidR="002E6FF8">
        <w:rPr>
          <w:rFonts w:ascii="Georgia" w:eastAsia="Times New Roman" w:hAnsi="Georgia" w:cs="Arial"/>
          <w:sz w:val="24"/>
          <w:szCs w:val="24"/>
        </w:rPr>
        <w:t xml:space="preserve"> 2016, Stephens &amp; </w:t>
      </w:r>
      <w:proofErr w:type="spellStart"/>
      <w:r w:rsidR="002E6FF8">
        <w:rPr>
          <w:rFonts w:ascii="Georgia" w:eastAsia="Times New Roman" w:hAnsi="Georgia" w:cs="Arial"/>
          <w:sz w:val="24"/>
          <w:szCs w:val="24"/>
        </w:rPr>
        <w:t>Poorthuis</w:t>
      </w:r>
      <w:proofErr w:type="spellEnd"/>
      <w:r w:rsidR="002E6FF8">
        <w:rPr>
          <w:rFonts w:ascii="Georgia" w:eastAsia="Times New Roman" w:hAnsi="Georgia" w:cs="Arial"/>
          <w:sz w:val="24"/>
          <w:szCs w:val="24"/>
        </w:rPr>
        <w:t xml:space="preserve"> 2015)</w:t>
      </w:r>
      <w:r w:rsidRPr="00056A38">
        <w:rPr>
          <w:rFonts w:ascii="Georgia" w:eastAsia="Times New Roman" w:hAnsi="Georgia" w:cs="Arial"/>
          <w:sz w:val="24"/>
          <w:szCs w:val="24"/>
        </w:rPr>
        <w:t xml:space="preserve">. In order to claim membership in the Ole Miss community, to truly be excited for </w:t>
      </w:r>
      <w:r w:rsidR="00175037">
        <w:rPr>
          <w:rFonts w:ascii="Georgia" w:eastAsia="Times New Roman" w:hAnsi="Georgia" w:cs="Arial"/>
          <w:sz w:val="24"/>
          <w:szCs w:val="24"/>
        </w:rPr>
        <w:t xml:space="preserve">a football game in Oxford, </w:t>
      </w:r>
      <w:r w:rsidRPr="00056A38">
        <w:rPr>
          <w:rFonts w:ascii="Georgia" w:eastAsia="Times New Roman" w:hAnsi="Georgia" w:cs="Arial"/>
          <w:sz w:val="24"/>
          <w:szCs w:val="24"/>
        </w:rPr>
        <w:t xml:space="preserve">and </w:t>
      </w:r>
      <w:r w:rsidR="00175037">
        <w:rPr>
          <w:rFonts w:ascii="Georgia" w:eastAsia="Times New Roman" w:hAnsi="Georgia" w:cs="Arial"/>
          <w:sz w:val="24"/>
          <w:szCs w:val="24"/>
        </w:rPr>
        <w:t xml:space="preserve">to </w:t>
      </w:r>
      <w:r w:rsidRPr="00056A38">
        <w:rPr>
          <w:rFonts w:ascii="Georgia" w:eastAsia="Times New Roman" w:hAnsi="Georgia" w:cs="Arial"/>
          <w:sz w:val="24"/>
          <w:szCs w:val="24"/>
        </w:rPr>
        <w:t xml:space="preserve">be a </w:t>
      </w:r>
      <w:r w:rsidR="00175037">
        <w:rPr>
          <w:rFonts w:ascii="Georgia" w:eastAsia="Times New Roman" w:hAnsi="Georgia" w:cs="Arial"/>
          <w:sz w:val="24"/>
          <w:szCs w:val="24"/>
        </w:rPr>
        <w:t>respectable</w:t>
      </w:r>
      <w:r w:rsidR="00175037" w:rsidRPr="00056A38">
        <w:rPr>
          <w:rFonts w:ascii="Georgia" w:eastAsia="Times New Roman" w:hAnsi="Georgia" w:cs="Arial"/>
          <w:sz w:val="24"/>
          <w:szCs w:val="24"/>
        </w:rPr>
        <w:t xml:space="preserve"> </w:t>
      </w:r>
      <w:r w:rsidRPr="00056A38">
        <w:rPr>
          <w:rFonts w:ascii="Georgia" w:eastAsia="Times New Roman" w:hAnsi="Georgia" w:cs="Arial"/>
          <w:sz w:val="24"/>
          <w:szCs w:val="24"/>
        </w:rPr>
        <w:t>spectator, a Rebel fan must achieve a status of beauty. Notice also the</w:t>
      </w:r>
      <w:r w:rsidR="00416434">
        <w:rPr>
          <w:rFonts w:ascii="Georgia" w:eastAsia="Times New Roman" w:hAnsi="Georgia" w:cs="Arial"/>
          <w:sz w:val="24"/>
          <w:szCs w:val="24"/>
        </w:rPr>
        <w:t xml:space="preserve"> racial</w:t>
      </w:r>
      <w:r w:rsidRPr="00056A38">
        <w:rPr>
          <w:rFonts w:ascii="Georgia" w:eastAsia="Times New Roman" w:hAnsi="Georgia" w:cs="Arial"/>
          <w:sz w:val="24"/>
          <w:szCs w:val="24"/>
        </w:rPr>
        <w:t xml:space="preserve"> makeup of this collective fan community: </w:t>
      </w:r>
      <w:r w:rsidR="00546434">
        <w:rPr>
          <w:rFonts w:ascii="Georgia" w:eastAsia="Times New Roman" w:hAnsi="Georgia" w:cs="Arial"/>
          <w:sz w:val="24"/>
          <w:szCs w:val="24"/>
        </w:rPr>
        <w:t>t</w:t>
      </w:r>
      <w:r w:rsidRPr="00056A38">
        <w:rPr>
          <w:rFonts w:ascii="Georgia" w:eastAsia="Times New Roman" w:hAnsi="Georgia" w:cs="Arial"/>
          <w:sz w:val="24"/>
          <w:szCs w:val="24"/>
        </w:rPr>
        <w:t>he majority of the visible faces in this picture appear white</w:t>
      </w:r>
      <w:r w:rsidR="00546434">
        <w:rPr>
          <w:rFonts w:ascii="Georgia" w:eastAsia="Times New Roman" w:hAnsi="Georgia" w:cs="Arial"/>
          <w:sz w:val="24"/>
          <w:szCs w:val="24"/>
        </w:rPr>
        <w:t>. T</w:t>
      </w:r>
      <w:r w:rsidRPr="00056A38">
        <w:rPr>
          <w:rFonts w:ascii="Georgia" w:eastAsia="Times New Roman" w:hAnsi="Georgia" w:cs="Arial"/>
          <w:sz w:val="24"/>
          <w:szCs w:val="24"/>
        </w:rPr>
        <w:t xml:space="preserve">his </w:t>
      </w:r>
      <w:r w:rsidR="00546434">
        <w:rPr>
          <w:rFonts w:ascii="Georgia" w:eastAsia="Times New Roman" w:hAnsi="Georgia" w:cs="Arial"/>
          <w:sz w:val="24"/>
          <w:szCs w:val="24"/>
        </w:rPr>
        <w:t xml:space="preserve">racial </w:t>
      </w:r>
      <w:r w:rsidRPr="00056A38">
        <w:rPr>
          <w:rFonts w:ascii="Georgia" w:eastAsia="Times New Roman" w:hAnsi="Georgia" w:cs="Arial"/>
          <w:sz w:val="24"/>
          <w:szCs w:val="24"/>
        </w:rPr>
        <w:t>construction of</w:t>
      </w:r>
      <w:r w:rsidR="00546434">
        <w:rPr>
          <w:rFonts w:ascii="Georgia" w:eastAsia="Times New Roman" w:hAnsi="Georgia" w:cs="Arial"/>
          <w:sz w:val="24"/>
          <w:szCs w:val="24"/>
        </w:rPr>
        <w:t xml:space="preserve"> beauty and</w:t>
      </w:r>
      <w:r w:rsidRPr="00056A38">
        <w:rPr>
          <w:rFonts w:ascii="Georgia" w:eastAsia="Times New Roman" w:hAnsi="Georgia" w:cs="Arial"/>
          <w:sz w:val="24"/>
          <w:szCs w:val="24"/>
        </w:rPr>
        <w:t xml:space="preserve"> ideal fandom then establishes whiteness as a part of the elegant pageantry vital to </w:t>
      </w:r>
      <w:r w:rsidR="00DC6547">
        <w:rPr>
          <w:rFonts w:ascii="Georgia" w:eastAsia="Times New Roman" w:hAnsi="Georgia" w:cs="Arial"/>
          <w:sz w:val="24"/>
          <w:szCs w:val="24"/>
        </w:rPr>
        <w:t xml:space="preserve">the identity of </w:t>
      </w:r>
      <w:r w:rsidRPr="00056A38">
        <w:rPr>
          <w:rFonts w:ascii="Georgia" w:eastAsia="Times New Roman" w:hAnsi="Georgia" w:cs="Arial"/>
          <w:sz w:val="24"/>
          <w:szCs w:val="24"/>
        </w:rPr>
        <w:t>Ole Miss football fandom.</w:t>
      </w:r>
    </w:p>
    <w:p w14:paraId="76D5D8F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4F112AA"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5C6FF240" wp14:editId="4DAD7743">
            <wp:extent cx="2735580" cy="3647440"/>
            <wp:effectExtent l="0" t="0" r="7620" b="0"/>
            <wp:docPr id="70" name="Picture 70" descr="View image on Twitt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image on Twitter">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580" cy="3647440"/>
                    </a:xfrm>
                    <a:prstGeom prst="rect">
                      <a:avLst/>
                    </a:prstGeom>
                    <a:noFill/>
                    <a:ln>
                      <a:noFill/>
                    </a:ln>
                  </pic:spPr>
                </pic:pic>
              </a:graphicData>
            </a:graphic>
          </wp:inline>
        </w:drawing>
      </w:r>
    </w:p>
    <w:p w14:paraId="2F65A75A" w14:textId="77777777" w:rsidR="00CD17C7" w:rsidRPr="00F34767" w:rsidRDefault="00CD17C7" w:rsidP="00CD17C7">
      <w:pPr>
        <w:spacing w:after="0" w:line="480" w:lineRule="auto"/>
        <w:contextualSpacing/>
        <w:textAlignment w:val="baseline"/>
        <w:rPr>
          <w:rFonts w:ascii="Georgia" w:eastAsia="Times New Roman" w:hAnsi="Georgia" w:cs="Arial"/>
          <w:color w:val="1C2022"/>
          <w:sz w:val="24"/>
          <w:szCs w:val="24"/>
          <w:lang w:val="en"/>
        </w:rPr>
      </w:pPr>
      <w:r w:rsidRPr="00DE6FF7">
        <w:rPr>
          <w:rFonts w:ascii="Georgia" w:eastAsia="Times New Roman" w:hAnsi="Georgia" w:cs="Arial"/>
          <w:color w:val="70AD47" w:themeColor="accent6"/>
          <w:sz w:val="24"/>
          <w:szCs w:val="24"/>
          <w:lang w:val="en"/>
        </w:rPr>
        <w:t>[</w:t>
      </w:r>
      <w:hyperlink r:id="rId36"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p>
    <w:p w14:paraId="69D1E5E2" w14:textId="77777777" w:rsidR="00C95A5A" w:rsidRPr="00F34767" w:rsidRDefault="009E26AC" w:rsidP="00F34767">
      <w:pPr>
        <w:spacing w:after="0" w:line="480" w:lineRule="auto"/>
        <w:ind w:firstLine="720"/>
        <w:contextualSpacing/>
        <w:textAlignment w:val="baseline"/>
        <w:rPr>
          <w:rFonts w:ascii="Georgia" w:eastAsia="Times New Roman" w:hAnsi="Georgia" w:cs="Times New Roman"/>
          <w:color w:val="2B7BB9"/>
          <w:sz w:val="24"/>
          <w:szCs w:val="24"/>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"https://twitter.com/intent/like?tweet_id=394304892648448000" \o "Like" </w:instrText>
      </w:r>
      <w:r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"https://twitter.com/GeauxMaddie" </w:instrText>
      </w:r>
      <w:r w:rsidR="00C95A5A"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b/>
          <w:bCs/>
          <w:color w:val="0000FF"/>
          <w:sz w:val="24"/>
          <w:szCs w:val="24"/>
          <w:u w:val="single"/>
          <w:lang w:val="en"/>
        </w:rPr>
        <w:t>Maddie Samuels</w:t>
      </w:r>
      <w:r w:rsidR="00C95A5A" w:rsidRPr="00F34767">
        <w:rPr>
          <w:rFonts w:ascii="Georgia" w:eastAsia="Times New Roman" w:hAnsi="Georgia" w:cs="Arial"/>
          <w:color w:val="697882"/>
          <w:sz w:val="24"/>
          <w:szCs w:val="24"/>
          <w:u w:val="single"/>
          <w:lang w:val="en"/>
        </w:rPr>
        <w:t>@GeauxMaddie</w:t>
      </w:r>
    </w:p>
    <w:p w14:paraId="346D062A"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Gameday with my </w:t>
      </w:r>
      <w:proofErr w:type="spellStart"/>
      <w:r w:rsidRPr="00F34767">
        <w:rPr>
          <w:rFonts w:ascii="Georgia" w:eastAsia="Times New Roman" w:hAnsi="Georgia" w:cs="Arial"/>
          <w:color w:val="1C2022"/>
          <w:sz w:val="24"/>
          <w:szCs w:val="24"/>
          <w:lang w:val="en"/>
        </w:rPr>
        <w:t>bestest</w:t>
      </w:r>
      <w:proofErr w:type="spellEnd"/>
      <w:r w:rsidRPr="00F34767">
        <w:rPr>
          <w:rFonts w:ascii="Georgia" w:eastAsia="Times New Roman" w:hAnsi="Georgia" w:cs="Arial"/>
          <w:color w:val="1C2022"/>
          <w:sz w:val="24"/>
          <w:szCs w:val="24"/>
          <w:lang w:val="en"/>
        </w:rPr>
        <w:t xml:space="preserve"> friends!!! </w:t>
      </w:r>
      <w:hyperlink r:id="rId37" w:history="1">
        <w:r w:rsidRPr="00F34767">
          <w:rPr>
            <w:rFonts w:ascii="Georgia" w:eastAsia="Times New Roman" w:hAnsi="Georgia" w:cs="Arial"/>
            <w:color w:val="2B7BB9"/>
            <w:sz w:val="24"/>
            <w:szCs w:val="24"/>
            <w:lang w:val="en"/>
          </w:rPr>
          <w:t>#GeauxTigers</w:t>
        </w:r>
      </w:hyperlink>
      <w:r w:rsidRPr="00F34767">
        <w:rPr>
          <w:rFonts w:ascii="Georgia" w:eastAsia="Times New Roman" w:hAnsi="Georgia" w:cs="Arial"/>
          <w:color w:val="1C2022"/>
          <w:sz w:val="24"/>
          <w:szCs w:val="24"/>
          <w:lang w:val="en"/>
        </w:rPr>
        <w:t xml:space="preserve"> </w:t>
      </w:r>
      <w:hyperlink r:id="rId38" w:history="1">
        <w:r w:rsidRPr="00F34767">
          <w:rPr>
            <w:rFonts w:ascii="Georgia" w:eastAsia="Times New Roman" w:hAnsi="Georgia" w:cs="Arial"/>
            <w:color w:val="2B7BB9"/>
            <w:sz w:val="24"/>
            <w:szCs w:val="24"/>
            <w:lang w:val="en"/>
          </w:rPr>
          <w:t>#tailgate</w:t>
        </w:r>
      </w:hyperlink>
      <w:r w:rsidRPr="00F34767">
        <w:rPr>
          <w:rFonts w:ascii="Georgia" w:eastAsia="Times New Roman" w:hAnsi="Georgia" w:cs="Arial"/>
          <w:color w:val="1C2022"/>
          <w:sz w:val="24"/>
          <w:szCs w:val="24"/>
          <w:lang w:val="en"/>
        </w:rPr>
        <w:t xml:space="preserve"> </w:t>
      </w:r>
      <w:hyperlink r:id="rId39" w:history="1">
        <w:r w:rsidRPr="00F34767">
          <w:rPr>
            <w:rFonts w:ascii="Georgia" w:eastAsia="Times New Roman" w:hAnsi="Georgia" w:cs="Arial"/>
            <w:color w:val="2B7BB9"/>
            <w:sz w:val="24"/>
            <w:szCs w:val="24"/>
            <w:lang w:val="en"/>
          </w:rPr>
          <w:t>#homecoming</w:t>
        </w:r>
      </w:hyperlink>
      <w:r w:rsidRPr="00F34767">
        <w:rPr>
          <w:rFonts w:ascii="Georgia" w:eastAsia="Times New Roman" w:hAnsi="Georgia" w:cs="Arial"/>
          <w:color w:val="1C2022"/>
          <w:sz w:val="24"/>
          <w:szCs w:val="24"/>
          <w:lang w:val="en"/>
        </w:rPr>
        <w:t xml:space="preserve"> </w:t>
      </w:r>
    </w:p>
    <w:p w14:paraId="559244C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40" w:history="1">
        <w:r w:rsidRPr="00F34767">
          <w:rPr>
            <w:rFonts w:ascii="Georgia" w:eastAsia="Times New Roman" w:hAnsi="Georgia" w:cs="Arial"/>
            <w:color w:val="0000FF"/>
            <w:sz w:val="24"/>
            <w:szCs w:val="24"/>
            <w:u w:val="single"/>
            <w:lang w:val="en"/>
          </w:rPr>
          <w:t>11:29 PM - Oct 26, 2013</w:t>
        </w:r>
      </w:hyperlink>
    </w:p>
    <w:p w14:paraId="6765B07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32F3F63" w14:textId="0B007C6E"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While the elegance is emphasized at Ole Miss, other SEC schools’ fans</w:t>
      </w:r>
      <w:r w:rsidR="001D37F0">
        <w:rPr>
          <w:rFonts w:ascii="Georgia" w:eastAsia="Times New Roman" w:hAnsi="Georgia" w:cs="Arial"/>
          <w:sz w:val="24"/>
          <w:szCs w:val="24"/>
        </w:rPr>
        <w:t xml:space="preserve"> also</w:t>
      </w:r>
      <w:r w:rsidRPr="00056A38">
        <w:rPr>
          <w:rFonts w:ascii="Georgia" w:eastAsia="Times New Roman" w:hAnsi="Georgia" w:cs="Arial"/>
          <w:sz w:val="24"/>
          <w:szCs w:val="24"/>
        </w:rPr>
        <w:t xml:space="preserve"> use gameday as an event for which to spiff up and look their best. This tweet from LSU focuses on presumably undergraduate fans preparing for the game, and all are dressed </w:t>
      </w:r>
      <w:r w:rsidR="00DC6547">
        <w:rPr>
          <w:rFonts w:ascii="Georgia" w:eastAsia="Times New Roman" w:hAnsi="Georgia" w:cs="Arial"/>
          <w:sz w:val="24"/>
          <w:szCs w:val="24"/>
        </w:rPr>
        <w:t>formally</w:t>
      </w:r>
      <w:r w:rsidRPr="00056A38">
        <w:rPr>
          <w:rFonts w:ascii="Georgia" w:eastAsia="Times New Roman" w:hAnsi="Georgia" w:cs="Arial"/>
          <w:sz w:val="24"/>
          <w:szCs w:val="24"/>
        </w:rPr>
        <w:t xml:space="preserve">. This photo, unlike the previous ones, is less concerned with the landscape of tailgating than the people who construct and participate in the experience. For this tweeter, the </w:t>
      </w:r>
      <w:r w:rsidRPr="00056A38">
        <w:rPr>
          <w:rFonts w:ascii="Georgia" w:eastAsia="Times New Roman" w:hAnsi="Georgia" w:cs="Arial"/>
          <w:sz w:val="24"/>
          <w:szCs w:val="24"/>
        </w:rPr>
        <w:lastRenderedPageBreak/>
        <w:t xml:space="preserve">important aspect of gameday is not necessarily the competition, the food, the clothes, or the tradition (though some or all of those </w:t>
      </w:r>
      <w:r w:rsidR="00546434">
        <w:rPr>
          <w:rFonts w:ascii="Georgia" w:eastAsia="Times New Roman" w:hAnsi="Georgia" w:cs="Arial"/>
          <w:sz w:val="24"/>
          <w:szCs w:val="24"/>
        </w:rPr>
        <w:t xml:space="preserve">are </w:t>
      </w:r>
      <w:r w:rsidR="007B0BC2">
        <w:rPr>
          <w:rFonts w:ascii="Georgia" w:eastAsia="Times New Roman" w:hAnsi="Georgia" w:cs="Arial"/>
          <w:sz w:val="24"/>
          <w:szCs w:val="24"/>
        </w:rPr>
        <w:t>certainly</w:t>
      </w:r>
      <w:r w:rsidR="00546434" w:rsidRPr="00056A38">
        <w:rPr>
          <w:rFonts w:ascii="Georgia" w:eastAsia="Times New Roman" w:hAnsi="Georgia" w:cs="Arial"/>
          <w:sz w:val="24"/>
          <w:szCs w:val="24"/>
        </w:rPr>
        <w:t xml:space="preserve"> </w:t>
      </w:r>
      <w:r w:rsidRPr="00056A38">
        <w:rPr>
          <w:rFonts w:ascii="Georgia" w:eastAsia="Times New Roman" w:hAnsi="Georgia" w:cs="Arial"/>
          <w:sz w:val="24"/>
          <w:szCs w:val="24"/>
        </w:rPr>
        <w:t>connoted)</w:t>
      </w:r>
      <w:r w:rsidR="00546434">
        <w:rPr>
          <w:rFonts w:ascii="Georgia" w:eastAsia="Times New Roman" w:hAnsi="Georgia" w:cs="Arial"/>
          <w:sz w:val="24"/>
          <w:szCs w:val="24"/>
        </w:rPr>
        <w:t>;</w:t>
      </w:r>
      <w:r w:rsidRPr="00056A38">
        <w:rPr>
          <w:rFonts w:ascii="Georgia" w:eastAsia="Times New Roman" w:hAnsi="Georgia" w:cs="Arial"/>
          <w:sz w:val="24"/>
          <w:szCs w:val="24"/>
        </w:rPr>
        <w:t xml:space="preserve"> </w:t>
      </w:r>
      <w:r w:rsidR="00546434">
        <w:rPr>
          <w:rFonts w:ascii="Georgia" w:eastAsia="Times New Roman" w:hAnsi="Georgia" w:cs="Arial"/>
          <w:sz w:val="24"/>
          <w:szCs w:val="24"/>
        </w:rPr>
        <w:t xml:space="preserve">rather, </w:t>
      </w:r>
      <w:r w:rsidRPr="00056A38">
        <w:rPr>
          <w:rFonts w:ascii="Georgia" w:eastAsia="Times New Roman" w:hAnsi="Georgia" w:cs="Arial"/>
          <w:sz w:val="24"/>
          <w:szCs w:val="24"/>
        </w:rPr>
        <w:t>it is the friendship, community, and relationships engendered in the midst of the ritual</w:t>
      </w:r>
      <w:r w:rsidR="00546434">
        <w:rPr>
          <w:rFonts w:ascii="Georgia" w:eastAsia="Times New Roman" w:hAnsi="Georgia" w:cs="Arial"/>
          <w:sz w:val="24"/>
          <w:szCs w:val="24"/>
        </w:rPr>
        <w:t xml:space="preserve"> that matter</w:t>
      </w:r>
      <w:r w:rsidRPr="00056A38">
        <w:rPr>
          <w:rFonts w:ascii="Georgia" w:eastAsia="Times New Roman" w:hAnsi="Georgia" w:cs="Arial"/>
          <w:sz w:val="24"/>
          <w:szCs w:val="24"/>
        </w:rPr>
        <w:t>.</w:t>
      </w:r>
    </w:p>
    <w:p w14:paraId="069F8C5D" w14:textId="35DB384D" w:rsidR="009E26AC" w:rsidRPr="00056A38" w:rsidRDefault="00546434" w:rsidP="00F34767">
      <w:pPr>
        <w:spacing w:after="0" w:line="480" w:lineRule="auto"/>
        <w:ind w:left="1080" w:firstLine="720"/>
        <w:jc w:val="both"/>
        <w:textAlignment w:val="baseline"/>
        <w:rPr>
          <w:rFonts w:ascii="Georgia" w:eastAsia="Times New Roman" w:hAnsi="Georgia" w:cs="Arial"/>
          <w:sz w:val="24"/>
          <w:szCs w:val="24"/>
        </w:rPr>
      </w:pPr>
      <w:r>
        <w:rPr>
          <w:rFonts w:ascii="Georgia" w:eastAsia="Times New Roman" w:hAnsi="Georgia" w:cs="Arial"/>
          <w:sz w:val="24"/>
          <w:szCs w:val="24"/>
        </w:rPr>
        <w:t>For college students, home g</w:t>
      </w:r>
      <w:r w:rsidR="009E26AC" w:rsidRPr="00056A38">
        <w:rPr>
          <w:rFonts w:ascii="Georgia" w:eastAsia="Times New Roman" w:hAnsi="Georgia" w:cs="Arial"/>
          <w:sz w:val="24"/>
          <w:szCs w:val="24"/>
        </w:rPr>
        <w:t>amedays often serve as respites from schoolwork. Notice the cup that is partially visible in the right of the frame. The red solo cup is a US cultural icon for parties and tailgates</w:t>
      </w:r>
      <w:r w:rsidR="00EA7CDE">
        <w:rPr>
          <w:rFonts w:ascii="Georgia" w:eastAsia="Times New Roman" w:hAnsi="Georgia" w:cs="Arial"/>
          <w:sz w:val="24"/>
          <w:szCs w:val="24"/>
        </w:rPr>
        <w:t>, and it is frequently referenced in works of popular culture like</w:t>
      </w:r>
      <w:r w:rsidR="009E26AC" w:rsidRPr="00F34767">
        <w:rPr>
          <w:rFonts w:ascii="Georgia" w:eastAsia="Times New Roman" w:hAnsi="Georgia" w:cs="Arial"/>
          <w:color w:val="777777"/>
          <w:sz w:val="24"/>
          <w:szCs w:val="24"/>
        </w:rPr>
        <w:t> </w:t>
      </w:r>
      <w:hyperlink r:id="rId41" w:history="1">
        <w:r w:rsidR="009E26AC" w:rsidRPr="00EA7CDE">
          <w:rPr>
            <w:rStyle w:val="Hyperlink"/>
            <w:rFonts w:ascii="Georgia" w:eastAsia="Times New Roman" w:hAnsi="Georgia" w:cs="Arial"/>
            <w:sz w:val="24"/>
            <w:szCs w:val="24"/>
            <w:bdr w:val="none" w:sz="0" w:space="0" w:color="auto" w:frame="1"/>
          </w:rPr>
          <w:t>Toby Keith’s 2011 song</w:t>
        </w:r>
        <w:r w:rsidR="00EA7CDE" w:rsidRPr="00EA7CDE">
          <w:rPr>
            <w:rStyle w:val="Hyperlink"/>
            <w:rFonts w:ascii="Georgia" w:eastAsia="Times New Roman" w:hAnsi="Georgia" w:cs="Arial"/>
            <w:sz w:val="24"/>
            <w:szCs w:val="24"/>
            <w:bdr w:val="none" w:sz="0" w:space="0" w:color="auto" w:frame="1"/>
          </w:rPr>
          <w:t>, “Red Solo Cup.”</w:t>
        </w:r>
        <w:r w:rsidR="009E26AC" w:rsidRPr="00EA7CDE">
          <w:rPr>
            <w:rStyle w:val="Hyperlink"/>
            <w:rFonts w:ascii="Georgia" w:eastAsia="Times New Roman" w:hAnsi="Georgia" w:cs="Arial"/>
            <w:sz w:val="24"/>
            <w:szCs w:val="24"/>
          </w:rPr>
          <w:t> </w:t>
        </w:r>
      </w:hyperlink>
      <w:r w:rsidR="009E26AC" w:rsidRPr="00056A38">
        <w:rPr>
          <w:rFonts w:ascii="Georgia" w:eastAsia="Times New Roman" w:hAnsi="Georgia" w:cs="Arial"/>
          <w:sz w:val="24"/>
          <w:szCs w:val="24"/>
        </w:rPr>
        <w:t>Research finds that alcohol consumption increases on college football game days at the home campus (</w:t>
      </w:r>
      <w:proofErr w:type="spellStart"/>
      <w:r w:rsidR="009E26AC" w:rsidRPr="00056A38">
        <w:rPr>
          <w:rFonts w:ascii="Georgia" w:eastAsia="Times New Roman" w:hAnsi="Georgia" w:cs="Arial"/>
          <w:sz w:val="24"/>
          <w:szCs w:val="24"/>
        </w:rPr>
        <w:t>Menaker</w:t>
      </w:r>
      <w:proofErr w:type="spellEnd"/>
      <w:r w:rsidR="009E26AC" w:rsidRPr="00056A38">
        <w:rPr>
          <w:rFonts w:ascii="Georgia" w:eastAsia="Times New Roman" w:hAnsi="Georgia" w:cs="Arial"/>
          <w:sz w:val="24"/>
          <w:szCs w:val="24"/>
        </w:rPr>
        <w:t xml:space="preserve"> &amp; Chaney 2014). Though a majority of undergraduates are under the legal drinking age in the United States (21), alcohol, often found in disposable plastic cups like this one, </w:t>
      </w:r>
      <w:r>
        <w:rPr>
          <w:rFonts w:ascii="Georgia" w:eastAsia="Times New Roman" w:hAnsi="Georgia" w:cs="Arial"/>
          <w:sz w:val="24"/>
          <w:szCs w:val="24"/>
        </w:rPr>
        <w:t xml:space="preserve">is </w:t>
      </w:r>
      <w:r w:rsidR="009E26AC" w:rsidRPr="00056A38">
        <w:rPr>
          <w:rFonts w:ascii="Georgia" w:eastAsia="Times New Roman" w:hAnsi="Georgia" w:cs="Arial"/>
          <w:sz w:val="24"/>
          <w:szCs w:val="24"/>
        </w:rPr>
        <w:t>usually included in students’ weekend tailgates with friends. This tweeter is expressing her fandom by emphasizing friendship and more subtly including alcohol.</w:t>
      </w:r>
    </w:p>
    <w:p w14:paraId="31D885A2"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5A8B5405"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12C52267" wp14:editId="2FC593D3">
            <wp:extent cx="3657464" cy="2745537"/>
            <wp:effectExtent l="0" t="0" r="635" b="0"/>
            <wp:docPr id="68" name="Picture 68" descr="View image on Twitte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 image on Twitter">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3310" cy="2749926"/>
                    </a:xfrm>
                    <a:prstGeom prst="rect">
                      <a:avLst/>
                    </a:prstGeom>
                    <a:noFill/>
                    <a:ln>
                      <a:noFill/>
                    </a:ln>
                  </pic:spPr>
                </pic:pic>
              </a:graphicData>
            </a:graphic>
          </wp:inline>
        </w:drawing>
      </w:r>
    </w:p>
    <w:p w14:paraId="2E231830" w14:textId="77777777" w:rsidR="00CD17C7" w:rsidRPr="00CD17C7" w:rsidRDefault="00CD17C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44" w:history="1">
        <w:r w:rsidRPr="00CD17C7">
          <w:rPr>
            <w:rStyle w:val="Hyperlink"/>
            <w:rFonts w:ascii="Georgia" w:eastAsia="Times New Roman" w:hAnsi="Georgia" w:cs="Arial"/>
            <w:color w:val="70AD47" w:themeColor="accent6"/>
            <w:sz w:val="24"/>
            <w:szCs w:val="24"/>
            <w:lang w:val="en"/>
          </w:rPr>
          <w:t>Davis Wade Stadium</w:t>
        </w:r>
      </w:hyperlink>
      <w:r w:rsidRPr="00CD17C7">
        <w:rPr>
          <w:rFonts w:ascii="Georgia" w:eastAsia="Times New Roman" w:hAnsi="Georgia" w:cs="Arial"/>
          <w:color w:val="70AD47" w:themeColor="accent6"/>
          <w:sz w:val="24"/>
          <w:szCs w:val="24"/>
          <w:lang w:val="en"/>
        </w:rPr>
        <w:t xml:space="preserve"> – Starkville, MS: 33.456354, -88.793373]</w:t>
      </w:r>
    </w:p>
    <w:p w14:paraId="1363B126"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"https://twitter.com/uncle_seven"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Uncle Enneagram 7</w:t>
      </w:r>
      <w:r w:rsidRPr="00F34767">
        <w:rPr>
          <w:rFonts w:ascii="Georgia" w:eastAsia="Times New Roman" w:hAnsi="Georgia" w:cs="Arial"/>
          <w:color w:val="697882"/>
          <w:sz w:val="24"/>
          <w:szCs w:val="24"/>
          <w:u w:val="single"/>
          <w:lang w:val="en"/>
        </w:rPr>
        <w:t>@uncle_seven</w:t>
      </w:r>
    </w:p>
    <w:p w14:paraId="728FABC2"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First time </w:t>
      </w:r>
      <w:hyperlink r:id="rId45" w:history="1">
        <w:r w:rsidRPr="00F34767">
          <w:rPr>
            <w:rFonts w:ascii="Georgia" w:eastAsia="Times New Roman" w:hAnsi="Georgia" w:cs="Arial"/>
            <w:color w:val="2B7BB9"/>
            <w:sz w:val="24"/>
            <w:szCs w:val="24"/>
            <w:lang w:val="en"/>
          </w:rPr>
          <w:t>#tailgating</w:t>
        </w:r>
      </w:hyperlink>
      <w:r w:rsidRPr="00F34767">
        <w:rPr>
          <w:rFonts w:ascii="Georgia" w:eastAsia="Times New Roman" w:hAnsi="Georgia" w:cs="Arial"/>
          <w:color w:val="1C2022"/>
          <w:sz w:val="24"/>
          <w:szCs w:val="24"/>
          <w:lang w:val="en"/>
        </w:rPr>
        <w:t xml:space="preserve"> as a </w:t>
      </w:r>
      <w:hyperlink r:id="rId46" w:history="1">
        <w:r w:rsidRPr="00F34767">
          <w:rPr>
            <w:rFonts w:ascii="Georgia" w:eastAsia="Times New Roman" w:hAnsi="Georgia" w:cs="Arial"/>
            <w:color w:val="2B7BB9"/>
            <w:sz w:val="24"/>
            <w:szCs w:val="24"/>
            <w:lang w:val="en"/>
          </w:rPr>
          <w:t>#ChiO</w:t>
        </w:r>
      </w:hyperlink>
      <w:r w:rsidRPr="00F34767">
        <w:rPr>
          <w:rFonts w:ascii="Georgia" w:eastAsia="Times New Roman" w:hAnsi="Georgia" w:cs="Arial"/>
          <w:color w:val="1C2022"/>
          <w:sz w:val="24"/>
          <w:szCs w:val="24"/>
          <w:lang w:val="en"/>
        </w:rPr>
        <w:t xml:space="preserve"> dad! </w:t>
      </w:r>
      <w:hyperlink r:id="rId47" w:history="1">
        <w:r w:rsidRPr="00F34767">
          <w:rPr>
            <w:rFonts w:ascii="Georgia" w:eastAsia="Times New Roman" w:hAnsi="Georgia" w:cs="Arial"/>
            <w:color w:val="2B7BB9"/>
            <w:sz w:val="24"/>
            <w:szCs w:val="24"/>
            <w:lang w:val="en"/>
          </w:rPr>
          <w:t>#HAILSTATE</w:t>
        </w:r>
      </w:hyperlink>
      <w:r w:rsidRPr="00F34767">
        <w:rPr>
          <w:rFonts w:ascii="Georgia" w:eastAsia="Times New Roman" w:hAnsi="Georgia" w:cs="Arial"/>
          <w:color w:val="1C2022"/>
          <w:sz w:val="24"/>
          <w:szCs w:val="24"/>
          <w:lang w:val="en"/>
        </w:rPr>
        <w:t xml:space="preserve"> </w:t>
      </w:r>
      <w:hyperlink r:id="rId48" w:history="1">
        <w:r w:rsidRPr="00F34767">
          <w:rPr>
            <w:rFonts w:ascii="Georgia" w:eastAsia="Times New Roman" w:hAnsi="Georgia" w:cs="Arial"/>
            <w:color w:val="2B7BB9"/>
            <w:sz w:val="24"/>
            <w:szCs w:val="24"/>
            <w:lang w:val="en"/>
          </w:rPr>
          <w:t>@HailStateFB</w:t>
        </w:r>
      </w:hyperlink>
    </w:p>
    <w:p w14:paraId="0CBD3115"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49" w:history="1">
        <w:r w:rsidR="009E26AC" w:rsidRPr="00F34767">
          <w:rPr>
            <w:rFonts w:ascii="Georgia" w:eastAsia="Times New Roman" w:hAnsi="Georgia" w:cs="Arial"/>
            <w:color w:val="0000FF"/>
            <w:sz w:val="24"/>
            <w:szCs w:val="24"/>
            <w:u w:val="single"/>
            <w:lang w:val="en"/>
          </w:rPr>
          <w:t>4:23 PM - Sep 1, 2018</w:t>
        </w:r>
      </w:hyperlink>
      <w:r w:rsidR="009E26AC" w:rsidRPr="00F34767">
        <w:rPr>
          <w:rFonts w:ascii="Georgia" w:eastAsia="Times New Roman" w:hAnsi="Georgia" w:cs="Arial"/>
          <w:color w:val="697882"/>
          <w:sz w:val="24"/>
          <w:szCs w:val="24"/>
          <w:lang w:val="en"/>
        </w:rPr>
        <w:t> · </w:t>
      </w:r>
      <w:hyperlink r:id="rId50" w:history="1">
        <w:r w:rsidR="009E26AC" w:rsidRPr="00F34767">
          <w:rPr>
            <w:rFonts w:ascii="Georgia" w:eastAsia="Times New Roman" w:hAnsi="Georgia" w:cs="Arial"/>
            <w:color w:val="0000FF"/>
            <w:sz w:val="24"/>
            <w:szCs w:val="24"/>
            <w:u w:val="single"/>
            <w:lang w:val="en"/>
          </w:rPr>
          <w:t>Starkville, MS</w:t>
        </w:r>
      </w:hyperlink>
    </w:p>
    <w:p w14:paraId="5110B2FE"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697882"/>
          <w:sz w:val="24"/>
          <w:szCs w:val="24"/>
          <w:lang w:val="en"/>
        </w:rPr>
      </w:pPr>
    </w:p>
    <w:p w14:paraId="08AF953D" w14:textId="279FC5E2" w:rsidR="006526C4" w:rsidRPr="00056A38" w:rsidRDefault="00DA60DE"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Pr>
          <w:rFonts w:ascii="Georgia" w:eastAsia="Times New Roman" w:hAnsi="Georgia" w:cs="Arial"/>
          <w:sz w:val="24"/>
          <w:szCs w:val="24"/>
        </w:rPr>
        <w:t>I</w:t>
      </w:r>
      <w:r w:rsidRPr="00056A38">
        <w:rPr>
          <w:rFonts w:ascii="Georgia" w:eastAsia="Times New Roman" w:hAnsi="Georgia" w:cs="Arial"/>
          <w:sz w:val="24"/>
          <w:szCs w:val="24"/>
        </w:rPr>
        <w:t>n researching the American college town</w:t>
      </w:r>
      <w:r>
        <w:rPr>
          <w:rFonts w:ascii="Georgia" w:eastAsia="Times New Roman" w:hAnsi="Georgia" w:cs="Arial"/>
          <w:sz w:val="24"/>
          <w:szCs w:val="24"/>
        </w:rPr>
        <w:t>, g</w:t>
      </w:r>
      <w:r w:rsidR="009E26AC" w:rsidRPr="00056A38">
        <w:rPr>
          <w:rFonts w:ascii="Georgia" w:eastAsia="Times New Roman" w:hAnsi="Georgia" w:cs="Arial"/>
          <w:sz w:val="24"/>
          <w:szCs w:val="24"/>
        </w:rPr>
        <w:t>eographer Blake Gumprecht (200</w:t>
      </w:r>
      <w:r>
        <w:rPr>
          <w:rFonts w:ascii="Georgia" w:eastAsia="Times New Roman" w:hAnsi="Georgia" w:cs="Arial"/>
          <w:sz w:val="24"/>
          <w:szCs w:val="24"/>
        </w:rPr>
        <w:t>8</w:t>
      </w:r>
      <w:r w:rsidR="007B0BC2">
        <w:rPr>
          <w:rFonts w:ascii="Georgia" w:eastAsia="Times New Roman" w:hAnsi="Georgia" w:cs="Arial"/>
          <w:sz w:val="24"/>
          <w:szCs w:val="24"/>
        </w:rPr>
        <w:t xml:space="preserve">) found </w:t>
      </w:r>
      <w:r w:rsidR="009E26AC" w:rsidRPr="00056A38">
        <w:rPr>
          <w:rFonts w:ascii="Georgia" w:eastAsia="Times New Roman" w:hAnsi="Georgia" w:cs="Arial"/>
          <w:sz w:val="24"/>
          <w:szCs w:val="24"/>
        </w:rPr>
        <w:t>that Greek life dominates formal aspects of student life</w:t>
      </w:r>
      <w:r w:rsidR="00EA7CDE" w:rsidRPr="00EA7CDE">
        <w:rPr>
          <w:rFonts w:ascii="Georgia" w:eastAsia="Times New Roman" w:hAnsi="Georgia" w:cs="Arial"/>
          <w:sz w:val="24"/>
          <w:szCs w:val="24"/>
        </w:rPr>
        <w:t xml:space="preserve"> </w:t>
      </w:r>
      <w:r w:rsidR="00EA7CDE" w:rsidRPr="00056A38">
        <w:rPr>
          <w:rFonts w:ascii="Georgia" w:eastAsia="Times New Roman" w:hAnsi="Georgia" w:cs="Arial"/>
          <w:sz w:val="24"/>
          <w:szCs w:val="24"/>
        </w:rPr>
        <w:t>on college campuses</w:t>
      </w:r>
      <w:r w:rsidR="009E26AC" w:rsidRPr="00056A38">
        <w:rPr>
          <w:rFonts w:ascii="Georgia" w:eastAsia="Times New Roman" w:hAnsi="Georgia" w:cs="Arial"/>
          <w:sz w:val="24"/>
          <w:szCs w:val="24"/>
        </w:rPr>
        <w:t xml:space="preserve">. This is apparent at SEC tailgates and football games. Fraternity and sorority members often congregate with other members of their organization to participate in the many gameday activities. Unlike their peers’ more informal friendly gatherings, Greeks usually brand themselves not only with their team’s logo but with their organization’s letters as well. This display of community </w:t>
      </w:r>
      <w:r w:rsidR="009E26AC" w:rsidRPr="00056A38">
        <w:rPr>
          <w:rFonts w:ascii="Georgia" w:eastAsia="Times New Roman" w:hAnsi="Georgia" w:cs="Arial"/>
          <w:sz w:val="24"/>
          <w:szCs w:val="24"/>
        </w:rPr>
        <w:lastRenderedPageBreak/>
        <w:t xml:space="preserve">membership is a point of pride, distinctiveness, </w:t>
      </w:r>
      <w:r w:rsidR="00DC6547">
        <w:rPr>
          <w:rFonts w:ascii="Georgia" w:eastAsia="Times New Roman" w:hAnsi="Georgia" w:cs="Arial"/>
          <w:sz w:val="24"/>
          <w:szCs w:val="24"/>
        </w:rPr>
        <w:t xml:space="preserve">exclusivity </w:t>
      </w:r>
      <w:r w:rsidR="009E26AC" w:rsidRPr="00056A38">
        <w:rPr>
          <w:rFonts w:ascii="Georgia" w:eastAsia="Times New Roman" w:hAnsi="Georgia" w:cs="Arial"/>
          <w:sz w:val="24"/>
          <w:szCs w:val="24"/>
        </w:rPr>
        <w:t>and honor for members.</w:t>
      </w:r>
    </w:p>
    <w:p w14:paraId="52FD0C44" w14:textId="799C829A"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In this tweet, a new sister of Chi Omega at Mississippi State emphasizes her sorority’s button as a focal point of her gameday experience. The tweeter is her father who is also proudly wearing Chi-O letters on his shirt along with the Mississippi State logo. Tradition is a popularly lauded ideal in the Southern gameday rituals, and both Greek organizations and familial ties are a part of that tradition. The commonly used saying of “Faith, Family, Football” is meant to indicate the traditions of these rituals. This father is evoking the family and football tradition by sharing with the world his observance of the ritual with his daughter. He</w:t>
      </w:r>
      <w:r w:rsidR="008344E6">
        <w:rPr>
          <w:rFonts w:ascii="Georgia" w:eastAsia="Times New Roman" w:hAnsi="Georgia" w:cs="Arial"/>
          <w:sz w:val="24"/>
          <w:szCs w:val="24"/>
        </w:rPr>
        <w:t xml:space="preserve"> also</w:t>
      </w:r>
      <w:r w:rsidRPr="00056A38">
        <w:rPr>
          <w:rFonts w:ascii="Georgia" w:eastAsia="Times New Roman" w:hAnsi="Georgia" w:cs="Arial"/>
          <w:sz w:val="24"/>
          <w:szCs w:val="24"/>
        </w:rPr>
        <w:t xml:space="preserve"> emphasizes his daughter’s acceptance into a new family: a sorority. Greek organizations often use familial diction in defining members’ roles</w:t>
      </w:r>
      <w:r w:rsidR="008344E6">
        <w:rPr>
          <w:rFonts w:ascii="Georgia" w:eastAsia="Times New Roman" w:hAnsi="Georgia" w:cs="Arial"/>
          <w:sz w:val="24"/>
          <w:szCs w:val="24"/>
        </w:rPr>
        <w:t>. And, if an inductee’s blood relative was also once a sorority or fraternity member, they can sometimes even inherit membership into that Greek organization</w:t>
      </w:r>
      <w:r w:rsidRPr="00056A38">
        <w:rPr>
          <w:rFonts w:ascii="Georgia" w:eastAsia="Times New Roman" w:hAnsi="Georgia" w:cs="Arial"/>
          <w:sz w:val="24"/>
          <w:szCs w:val="24"/>
        </w:rPr>
        <w:t xml:space="preserve">. This father is clearly pleased with both his daughter’s observance of the tailgating tradition of gameday </w:t>
      </w:r>
      <w:r w:rsidR="008344E6">
        <w:rPr>
          <w:rFonts w:ascii="Georgia" w:eastAsia="Times New Roman" w:hAnsi="Georgia" w:cs="Arial"/>
          <w:sz w:val="24"/>
          <w:szCs w:val="24"/>
        </w:rPr>
        <w:t xml:space="preserve">with him </w:t>
      </w:r>
      <w:r w:rsidRPr="00056A38">
        <w:rPr>
          <w:rFonts w:ascii="Georgia" w:eastAsia="Times New Roman" w:hAnsi="Georgia" w:cs="Arial"/>
          <w:sz w:val="24"/>
          <w:szCs w:val="24"/>
        </w:rPr>
        <w:t>and the infusion of sorority membership into the ritual.</w:t>
      </w:r>
    </w:p>
    <w:p w14:paraId="50CC7501"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9C4C74A" wp14:editId="1D1E4038">
            <wp:extent cx="2887980" cy="3850640"/>
            <wp:effectExtent l="0" t="0" r="7620" b="0"/>
            <wp:docPr id="66" name="Picture 66" descr="View image on Twitte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image on Twitter">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7980" cy="3850640"/>
                    </a:xfrm>
                    <a:prstGeom prst="rect">
                      <a:avLst/>
                    </a:prstGeom>
                    <a:noFill/>
                    <a:ln>
                      <a:noFill/>
                    </a:ln>
                  </pic:spPr>
                </pic:pic>
              </a:graphicData>
            </a:graphic>
          </wp:inline>
        </w:drawing>
      </w:r>
    </w:p>
    <w:p w14:paraId="4EB17B35" w14:textId="77777777" w:rsidR="00CD17C7" w:rsidRPr="00CD17C7" w:rsidRDefault="00CD17C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[Jacksonville, FL near TIAA Bank Field: 30.323778, -81.637316]</w:t>
      </w:r>
    </w:p>
    <w:p w14:paraId="09D083E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"https://twitter.com/bobounds"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 xml:space="preserve">Out of </w:t>
      </w:r>
      <w:proofErr w:type="spellStart"/>
      <w:r w:rsidRPr="00F34767">
        <w:rPr>
          <w:rFonts w:ascii="Georgia" w:eastAsia="Times New Roman" w:hAnsi="Georgia" w:cs="Arial"/>
          <w:b/>
          <w:bCs/>
          <w:color w:val="0000FF"/>
          <w:sz w:val="24"/>
          <w:szCs w:val="24"/>
          <w:u w:val="single"/>
          <w:lang w:val="en"/>
        </w:rPr>
        <w:t>Bounds</w:t>
      </w:r>
      <w:r w:rsidRPr="00F34767">
        <w:rPr>
          <w:rFonts w:ascii="Georgia" w:eastAsia="Times New Roman" w:hAnsi="Georgia" w:cs="Arial"/>
          <w:color w:val="697882"/>
          <w:sz w:val="24"/>
          <w:szCs w:val="24"/>
          <w:u w:val="single"/>
          <w:lang w:val="en"/>
        </w:rPr>
        <w:t>@bobounds</w:t>
      </w:r>
      <w:proofErr w:type="spellEnd"/>
    </w:p>
    <w:p w14:paraId="1F614B74"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Saw my cousin at the </w:t>
      </w:r>
      <w:hyperlink r:id="rId53" w:history="1">
        <w:r w:rsidRPr="00F34767">
          <w:rPr>
            <w:rFonts w:ascii="Georgia" w:eastAsia="Times New Roman" w:hAnsi="Georgia" w:cs="Arial"/>
            <w:color w:val="2B7BB9"/>
            <w:sz w:val="24"/>
            <w:szCs w:val="24"/>
            <w:lang w:val="en"/>
          </w:rPr>
          <w:t>#tailgate</w:t>
        </w:r>
      </w:hyperlink>
      <w:r w:rsidRPr="00F34767">
        <w:rPr>
          <w:rFonts w:ascii="Georgia" w:eastAsia="Times New Roman" w:hAnsi="Georgia" w:cs="Arial"/>
          <w:color w:val="1C2022"/>
          <w:sz w:val="24"/>
          <w:szCs w:val="24"/>
          <w:lang w:val="en"/>
        </w:rPr>
        <w:t xml:space="preserve"> </w:t>
      </w:r>
      <w:hyperlink r:id="rId54" w:history="1">
        <w:r w:rsidRPr="00F34767">
          <w:rPr>
            <w:rFonts w:ascii="Georgia" w:eastAsia="Times New Roman" w:hAnsi="Georgia" w:cs="Arial"/>
            <w:color w:val="2B7BB9"/>
            <w:sz w:val="24"/>
            <w:szCs w:val="24"/>
            <w:lang w:val="en"/>
          </w:rPr>
          <w:t>#Gators</w:t>
        </w:r>
      </w:hyperlink>
      <w:r w:rsidRPr="00F34767">
        <w:rPr>
          <w:rFonts w:ascii="Georgia" w:eastAsia="Times New Roman" w:hAnsi="Georgia" w:cs="Arial"/>
          <w:color w:val="1C2022"/>
          <w:sz w:val="24"/>
          <w:szCs w:val="24"/>
          <w:lang w:val="en"/>
        </w:rPr>
        <w:t xml:space="preserve"> </w:t>
      </w:r>
      <w:hyperlink r:id="rId55" w:history="1">
        <w:r w:rsidRPr="00F34767">
          <w:rPr>
            <w:rFonts w:ascii="Georgia" w:eastAsia="Times New Roman" w:hAnsi="Georgia" w:cs="Arial"/>
            <w:color w:val="2B7BB9"/>
            <w:sz w:val="24"/>
            <w:szCs w:val="24"/>
            <w:lang w:val="en"/>
          </w:rPr>
          <w:t>#UGA</w:t>
        </w:r>
      </w:hyperlink>
      <w:r w:rsidRPr="00F34767">
        <w:rPr>
          <w:rFonts w:ascii="Georgia" w:eastAsia="Times New Roman" w:hAnsi="Georgia" w:cs="Arial"/>
          <w:color w:val="1C2022"/>
          <w:sz w:val="24"/>
          <w:szCs w:val="24"/>
          <w:lang w:val="en"/>
        </w:rPr>
        <w:t xml:space="preserve"> </w:t>
      </w:r>
      <w:hyperlink r:id="rId56" w:history="1">
        <w:r w:rsidRPr="00F34767">
          <w:rPr>
            <w:rFonts w:ascii="Georgia" w:eastAsia="Times New Roman" w:hAnsi="Georgia" w:cs="Arial"/>
            <w:color w:val="2B7BB9"/>
            <w:sz w:val="24"/>
            <w:szCs w:val="24"/>
            <w:lang w:val="en"/>
          </w:rPr>
          <w:t>@YallLifestyle</w:t>
        </w:r>
      </w:hyperlink>
      <w:r w:rsidRPr="00F34767">
        <w:rPr>
          <w:rFonts w:ascii="Georgia" w:eastAsia="Times New Roman" w:hAnsi="Georgia" w:cs="Arial"/>
          <w:color w:val="1C2022"/>
          <w:sz w:val="24"/>
          <w:szCs w:val="24"/>
          <w:lang w:val="en"/>
        </w:rPr>
        <w:t xml:space="preserve"> tailgating</w:t>
      </w:r>
    </w:p>
    <w:p w14:paraId="72985164"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57" w:history="1">
        <w:r w:rsidR="009E26AC" w:rsidRPr="00F34767">
          <w:rPr>
            <w:rFonts w:ascii="Georgia" w:eastAsia="Times New Roman" w:hAnsi="Georgia" w:cs="Arial"/>
            <w:color w:val="0000FF"/>
            <w:sz w:val="24"/>
            <w:szCs w:val="24"/>
            <w:u w:val="single"/>
            <w:lang w:val="en"/>
          </w:rPr>
          <w:t>11:38 AM - Oct 27, 2018</w:t>
        </w:r>
      </w:hyperlink>
    </w:p>
    <w:p w14:paraId="587768A1"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7F5D9B4" w14:textId="5D75BF5C"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This next tweet is also evocative of the tradition of tailgating with family</w:t>
      </w:r>
      <w:r w:rsidR="008344E6">
        <w:rPr>
          <w:rFonts w:ascii="Georgia" w:eastAsia="Times New Roman" w:hAnsi="Georgia" w:cs="Arial"/>
          <w:sz w:val="24"/>
          <w:szCs w:val="24"/>
        </w:rPr>
        <w:t>:</w:t>
      </w:r>
      <w:r w:rsidR="008344E6"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the tweeter expresses his pleasure at his reunion with his cousin at the 2018 Florida vs Georgia game. This annual matchup played on a neutral site in Jacksonville, FL is colloquially known as the </w:t>
      </w:r>
      <w:r w:rsidR="00EE5AB4">
        <w:rPr>
          <w:rFonts w:ascii="Georgia" w:eastAsia="Times New Roman" w:hAnsi="Georgia" w:cs="Arial"/>
          <w:sz w:val="24"/>
          <w:szCs w:val="24"/>
        </w:rPr>
        <w:t>“W</w:t>
      </w:r>
      <w:r w:rsidRPr="00056A38">
        <w:rPr>
          <w:rFonts w:ascii="Georgia" w:eastAsia="Times New Roman" w:hAnsi="Georgia" w:cs="Arial"/>
          <w:sz w:val="24"/>
          <w:szCs w:val="24"/>
        </w:rPr>
        <w:t xml:space="preserve">orld’s </w:t>
      </w:r>
      <w:r w:rsidR="00EE5AB4">
        <w:rPr>
          <w:rFonts w:ascii="Georgia" w:eastAsia="Times New Roman" w:hAnsi="Georgia" w:cs="Arial"/>
          <w:sz w:val="24"/>
          <w:szCs w:val="24"/>
        </w:rPr>
        <w:t>L</w:t>
      </w:r>
      <w:r w:rsidRPr="00056A38">
        <w:rPr>
          <w:rFonts w:ascii="Georgia" w:eastAsia="Times New Roman" w:hAnsi="Georgia" w:cs="Arial"/>
          <w:sz w:val="24"/>
          <w:szCs w:val="24"/>
        </w:rPr>
        <w:t xml:space="preserve">argest </w:t>
      </w:r>
      <w:r w:rsidR="00EE5AB4">
        <w:rPr>
          <w:rFonts w:ascii="Georgia" w:eastAsia="Times New Roman" w:hAnsi="Georgia" w:cs="Arial"/>
          <w:sz w:val="24"/>
          <w:szCs w:val="24"/>
        </w:rPr>
        <w:t>O</w:t>
      </w:r>
      <w:r w:rsidRPr="00056A38">
        <w:rPr>
          <w:rFonts w:ascii="Georgia" w:eastAsia="Times New Roman" w:hAnsi="Georgia" w:cs="Arial"/>
          <w:sz w:val="24"/>
          <w:szCs w:val="24"/>
        </w:rPr>
        <w:t xml:space="preserve">utdoor </w:t>
      </w:r>
      <w:r w:rsidR="00EE5AB4">
        <w:rPr>
          <w:rFonts w:ascii="Georgia" w:eastAsia="Times New Roman" w:hAnsi="Georgia" w:cs="Arial"/>
          <w:sz w:val="24"/>
          <w:szCs w:val="24"/>
        </w:rPr>
        <w:t>C</w:t>
      </w:r>
      <w:r w:rsidRPr="00056A38">
        <w:rPr>
          <w:rFonts w:ascii="Georgia" w:eastAsia="Times New Roman" w:hAnsi="Georgia" w:cs="Arial"/>
          <w:sz w:val="24"/>
          <w:szCs w:val="24"/>
        </w:rPr>
        <w:t xml:space="preserve">ocktail </w:t>
      </w:r>
      <w:r w:rsidR="00EE5AB4">
        <w:rPr>
          <w:rFonts w:ascii="Georgia" w:eastAsia="Times New Roman" w:hAnsi="Georgia" w:cs="Arial"/>
          <w:sz w:val="24"/>
          <w:szCs w:val="24"/>
        </w:rPr>
        <w:t>P</w:t>
      </w:r>
      <w:r w:rsidRPr="00056A38">
        <w:rPr>
          <w:rFonts w:ascii="Georgia" w:eastAsia="Times New Roman" w:hAnsi="Georgia" w:cs="Arial"/>
          <w:sz w:val="24"/>
          <w:szCs w:val="24"/>
        </w:rPr>
        <w:t>arty,</w:t>
      </w:r>
      <w:r w:rsidR="00EE5AB4">
        <w:rPr>
          <w:rFonts w:ascii="Georgia" w:eastAsia="Times New Roman" w:hAnsi="Georgia" w:cs="Arial"/>
          <w:sz w:val="24"/>
          <w:szCs w:val="24"/>
        </w:rPr>
        <w:t>”</w:t>
      </w:r>
      <w:r w:rsidRPr="00056A38">
        <w:rPr>
          <w:rFonts w:ascii="Georgia" w:eastAsia="Times New Roman" w:hAnsi="Georgia" w:cs="Arial"/>
          <w:sz w:val="24"/>
          <w:szCs w:val="24"/>
        </w:rPr>
        <w:t xml:space="preserve"> and it is certainly possible the cup-holding Gators fans are </w:t>
      </w:r>
      <w:r w:rsidRPr="00056A38">
        <w:rPr>
          <w:rFonts w:ascii="Georgia" w:eastAsia="Times New Roman" w:hAnsi="Georgia" w:cs="Arial"/>
          <w:sz w:val="24"/>
          <w:szCs w:val="24"/>
        </w:rPr>
        <w:lastRenderedPageBreak/>
        <w:t xml:space="preserve">participating in this tradition. The tweeter shared this image perhaps not just for the family connection but also for the eccentric, colorful Florida getup his cousin was donning. This speaks to an extremely common occurrence at a college football gameday: the </w:t>
      </w:r>
      <w:r w:rsidR="00E517BB">
        <w:rPr>
          <w:rFonts w:ascii="Georgia" w:eastAsia="Times New Roman" w:hAnsi="Georgia" w:cs="Arial"/>
          <w:sz w:val="24"/>
          <w:szCs w:val="24"/>
        </w:rPr>
        <w:t xml:space="preserve">material </w:t>
      </w:r>
      <w:r w:rsidRPr="00056A38">
        <w:rPr>
          <w:rFonts w:ascii="Georgia" w:eastAsia="Times New Roman" w:hAnsi="Georgia" w:cs="Arial"/>
          <w:sz w:val="24"/>
          <w:szCs w:val="24"/>
        </w:rPr>
        <w:t xml:space="preserve">commodification of fandom. </w:t>
      </w:r>
      <w:r w:rsidR="00F72DFD">
        <w:rPr>
          <w:rFonts w:ascii="Georgia" w:eastAsia="Times New Roman" w:hAnsi="Georgia" w:cs="Arial"/>
          <w:sz w:val="24"/>
          <w:szCs w:val="24"/>
        </w:rPr>
        <w:t>Sports m</w:t>
      </w:r>
      <w:r w:rsidRPr="00056A38">
        <w:rPr>
          <w:rFonts w:ascii="Georgia" w:eastAsia="Times New Roman" w:hAnsi="Georgia" w:cs="Arial"/>
          <w:sz w:val="24"/>
          <w:szCs w:val="24"/>
        </w:rPr>
        <w:t>erchandise purchasing and display</w:t>
      </w:r>
      <w:r w:rsidR="00F72DFD">
        <w:rPr>
          <w:rFonts w:ascii="Georgia" w:eastAsia="Times New Roman" w:hAnsi="Georgia" w:cs="Arial"/>
          <w:sz w:val="24"/>
          <w:szCs w:val="24"/>
        </w:rPr>
        <w:t>ing</w:t>
      </w:r>
      <w:r w:rsidRPr="00056A38">
        <w:rPr>
          <w:rFonts w:ascii="Georgia" w:eastAsia="Times New Roman" w:hAnsi="Georgia" w:cs="Arial"/>
          <w:sz w:val="24"/>
          <w:szCs w:val="24"/>
        </w:rPr>
        <w:t xml:space="preserve"> reflects the consumer’s values and serves to emphasize his/her fandom (Lee et al. 2011). The tweeter’s cousin paid money for each item in his </w:t>
      </w:r>
      <w:r w:rsidR="00F72DFD">
        <w:rPr>
          <w:rFonts w:ascii="Georgia" w:eastAsia="Times New Roman" w:hAnsi="Georgia" w:cs="Arial"/>
          <w:sz w:val="24"/>
          <w:szCs w:val="24"/>
        </w:rPr>
        <w:t xml:space="preserve">extensive </w:t>
      </w:r>
      <w:r w:rsidRPr="00056A38">
        <w:rPr>
          <w:rFonts w:ascii="Georgia" w:eastAsia="Times New Roman" w:hAnsi="Georgia" w:cs="Arial"/>
          <w:sz w:val="24"/>
          <w:szCs w:val="24"/>
        </w:rPr>
        <w:t>blue-and-orange outfit so he could then display his fandom. This tweet was probably sent in part because this outfit expresses “more” fandom than the average tailgater’s does</w:t>
      </w:r>
      <w:r w:rsidR="00F72DFD">
        <w:rPr>
          <w:rFonts w:ascii="Georgia" w:eastAsia="Times New Roman" w:hAnsi="Georgia" w:cs="Arial"/>
          <w:sz w:val="24"/>
          <w:szCs w:val="24"/>
        </w:rPr>
        <w:t>.</w:t>
      </w:r>
      <w:r w:rsidRPr="00056A38">
        <w:rPr>
          <w:rFonts w:ascii="Georgia" w:eastAsia="Times New Roman" w:hAnsi="Georgia" w:cs="Arial"/>
          <w:sz w:val="24"/>
          <w:szCs w:val="24"/>
        </w:rPr>
        <w:t xml:space="preserve"> </w:t>
      </w:r>
      <w:r w:rsidR="00F72DFD">
        <w:rPr>
          <w:rFonts w:ascii="Georgia" w:eastAsia="Times New Roman" w:hAnsi="Georgia" w:cs="Arial"/>
          <w:sz w:val="24"/>
          <w:szCs w:val="24"/>
        </w:rPr>
        <w:t>However,</w:t>
      </w:r>
      <w:r w:rsidRPr="00056A38">
        <w:rPr>
          <w:rFonts w:ascii="Georgia" w:eastAsia="Times New Roman" w:hAnsi="Georgia" w:cs="Arial"/>
          <w:sz w:val="24"/>
          <w:szCs w:val="24"/>
        </w:rPr>
        <w:t xml:space="preserve"> the merchandise consumerism culture is not reserved for exceptional displays</w:t>
      </w:r>
      <w:r w:rsidR="00F72DFD">
        <w:rPr>
          <w:rFonts w:ascii="Georgia" w:eastAsia="Times New Roman" w:hAnsi="Georgia" w:cs="Arial"/>
          <w:sz w:val="24"/>
          <w:szCs w:val="24"/>
        </w:rPr>
        <w:t xml:space="preserve"> of fan values like this suit</w:t>
      </w:r>
      <w:r w:rsidRPr="00056A38">
        <w:rPr>
          <w:rFonts w:ascii="Georgia" w:eastAsia="Times New Roman" w:hAnsi="Georgia" w:cs="Arial"/>
          <w:sz w:val="24"/>
          <w:szCs w:val="24"/>
        </w:rPr>
        <w:t>; also visible in this picture are Gator branded bins, cornhole boards, a chair, a tent, and even a grill. Entire economic enterprises are predicated on the popular positive correlation between merchandise consumerism and fandom</w:t>
      </w:r>
      <w:r w:rsidR="00F72DFD">
        <w:rPr>
          <w:rFonts w:ascii="Georgia" w:eastAsia="Times New Roman" w:hAnsi="Georgia" w:cs="Arial"/>
          <w:sz w:val="24"/>
          <w:szCs w:val="24"/>
        </w:rPr>
        <w:t>, and this is reflected across cultural and gameday landscapes</w:t>
      </w:r>
      <w:r w:rsidRPr="00056A38">
        <w:rPr>
          <w:rFonts w:ascii="Georgia" w:eastAsia="Times New Roman" w:hAnsi="Georgia" w:cs="Arial"/>
          <w:sz w:val="24"/>
          <w:szCs w:val="24"/>
        </w:rPr>
        <w:t>.</w:t>
      </w:r>
    </w:p>
    <w:p w14:paraId="2DADB9D7" w14:textId="77777777" w:rsidR="009E26AC" w:rsidRPr="00F34767" w:rsidRDefault="009E26AC" w:rsidP="00F34767">
      <w:pPr>
        <w:pStyle w:val="ListParagraph"/>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It is also worth noting that this tweeter tagged @YallLifestyle in this tweet. Further examination of that account’s website reveals that the tweeter is actually the co-founder of the company, Y’all Lifestyle. The online store markets its products by appealing to an essentially Southern way of life. The </w:t>
      </w:r>
      <w:hyperlink r:id="rId58" w:history="1">
        <w:r w:rsidRPr="00F34767">
          <w:rPr>
            <w:rFonts w:ascii="Georgia" w:eastAsia="Times New Roman" w:hAnsi="Georgia" w:cs="Arial"/>
            <w:color w:val="009BC2"/>
            <w:sz w:val="24"/>
            <w:szCs w:val="24"/>
            <w:u w:val="single"/>
            <w:bdr w:val="none" w:sz="0" w:space="0" w:color="auto" w:frame="1"/>
          </w:rPr>
          <w:t>website </w:t>
        </w:r>
      </w:hyperlink>
      <w:r w:rsidRPr="00056A38">
        <w:rPr>
          <w:rFonts w:ascii="Georgia" w:eastAsia="Times New Roman" w:hAnsi="Georgia" w:cs="Arial"/>
          <w:sz w:val="24"/>
          <w:szCs w:val="24"/>
        </w:rPr>
        <w:t>explains that the “y’all lifestyle” is about</w:t>
      </w:r>
    </w:p>
    <w:p w14:paraId="7CBF32DC" w14:textId="77777777" w:rsidR="009E26AC" w:rsidRPr="00F34767" w:rsidRDefault="009E26AC" w:rsidP="00F34767">
      <w:pPr>
        <w:spacing w:after="150" w:line="480" w:lineRule="auto"/>
        <w:ind w:firstLine="720"/>
        <w:contextualSpacing/>
        <w:textAlignment w:val="baseline"/>
        <w:rPr>
          <w:rFonts w:ascii="Georgia" w:eastAsia="Times New Roman" w:hAnsi="Georgia" w:cs="Times"/>
          <w:i/>
          <w:iCs/>
          <w:color w:val="777777"/>
          <w:sz w:val="24"/>
          <w:szCs w:val="24"/>
        </w:rPr>
      </w:pPr>
      <w:r w:rsidRPr="00F34767">
        <w:rPr>
          <w:rFonts w:ascii="Georgia" w:eastAsia="Times New Roman" w:hAnsi="Georgia" w:cs="Times"/>
          <w:i/>
          <w:iCs/>
          <w:color w:val="777777"/>
          <w:sz w:val="24"/>
          <w:szCs w:val="24"/>
        </w:rPr>
        <w:lastRenderedPageBreak/>
        <w:t>Living in the South. It’s tailgating on SEC campuses in the fall, where you start the morning with a Bloody Mary and “How are y’all?”, followed by the roar of a packed stadium, and then meeting up again with family and friends to celebrate the win or critique the loss – but either way, there’s never a shortage of cold beverages, good buddies or laughter close by.</w:t>
      </w:r>
    </w:p>
    <w:p w14:paraId="4E0F263F" w14:textId="77777777" w:rsidR="009E26AC" w:rsidRPr="00056A38"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Football fandom via tailgating and game-going is integrated into a vision of a Southern lifestyle that is itself a marketing strategy: those who ascribe to this vision of southern living are being encouraged to purchase from this company that shares the ideal.</w:t>
      </w:r>
    </w:p>
    <w:p w14:paraId="363B1056" w14:textId="77777777" w:rsidR="00CD17C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2C92721F" wp14:editId="0930D792">
            <wp:extent cx="4815840" cy="3611880"/>
            <wp:effectExtent l="0" t="0" r="3810" b="7620"/>
            <wp:docPr id="64" name="Picture 64" descr="View image on Twitt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 image on Twitter">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flipH="1">
                      <a:off x="0" y="0"/>
                      <a:ext cx="4815840" cy="3611880"/>
                    </a:xfrm>
                    <a:prstGeom prst="rect">
                      <a:avLst/>
                    </a:prstGeom>
                    <a:noFill/>
                    <a:ln>
                      <a:noFill/>
                    </a:ln>
                  </pic:spPr>
                </pic:pic>
              </a:graphicData>
            </a:graphic>
          </wp:inline>
        </w:drawing>
      </w:r>
    </w:p>
    <w:p w14:paraId="12EE77BB"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lastRenderedPageBreak/>
        <w:drawing>
          <wp:inline distT="0" distB="0" distL="0" distR="0" wp14:anchorId="31CABA61" wp14:editId="495CF9DF">
            <wp:extent cx="4378960" cy="3284220"/>
            <wp:effectExtent l="0" t="0" r="2540" b="0"/>
            <wp:docPr id="63" name="Picture 63" descr="View image on Twitter">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ew image on Twitter">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8960" cy="3284220"/>
                    </a:xfrm>
                    <a:prstGeom prst="rect">
                      <a:avLst/>
                    </a:prstGeom>
                    <a:noFill/>
                    <a:ln>
                      <a:noFill/>
                    </a:ln>
                  </pic:spPr>
                </pic:pic>
              </a:graphicData>
            </a:graphic>
          </wp:inline>
        </w:drawing>
      </w:r>
    </w:p>
    <w:p w14:paraId="6173F528" w14:textId="77777777" w:rsidR="00DE6FF7" w:rsidRPr="00CD17C7" w:rsidRDefault="00DE6FF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62" w:history="1">
        <w:r w:rsidRPr="00CD17C7">
          <w:rPr>
            <w:rStyle w:val="Hyperlink"/>
            <w:rFonts w:ascii="Georgia" w:eastAsia="Times New Roman" w:hAnsi="Georgia" w:cs="Arial"/>
            <w:color w:val="70AD47" w:themeColor="accent6"/>
            <w:sz w:val="24"/>
            <w:szCs w:val="24"/>
            <w:lang w:val="en"/>
          </w:rPr>
          <w:t>Davis Wade Stadium</w:t>
        </w:r>
      </w:hyperlink>
      <w:r w:rsidRPr="00CD17C7">
        <w:rPr>
          <w:rFonts w:ascii="Georgia" w:eastAsia="Times New Roman" w:hAnsi="Georgia" w:cs="Arial"/>
          <w:color w:val="70AD47" w:themeColor="accent6"/>
          <w:sz w:val="24"/>
          <w:szCs w:val="24"/>
          <w:lang w:val="en"/>
        </w:rPr>
        <w:t xml:space="preserve"> – Starkville, MS: 33.456354, -88.793373]</w:t>
      </w:r>
    </w:p>
    <w:p w14:paraId="3890F086"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"https://twitter.com/RhettHobart"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 xml:space="preserve">Rhett </w:t>
      </w:r>
      <w:proofErr w:type="spellStart"/>
      <w:r w:rsidRPr="00F34767">
        <w:rPr>
          <w:rFonts w:ascii="Georgia" w:eastAsia="Times New Roman" w:hAnsi="Georgia" w:cs="Arial"/>
          <w:b/>
          <w:bCs/>
          <w:color w:val="0000FF"/>
          <w:sz w:val="24"/>
          <w:szCs w:val="24"/>
          <w:u w:val="single"/>
          <w:lang w:val="en"/>
        </w:rPr>
        <w:t>Hobart</w:t>
      </w:r>
      <w:r w:rsidRPr="00F34767">
        <w:rPr>
          <w:rFonts w:ascii="Georgia" w:eastAsia="Times New Roman" w:hAnsi="Georgia" w:cs="Arial"/>
          <w:color w:val="697882"/>
          <w:sz w:val="24"/>
          <w:szCs w:val="24"/>
          <w:u w:val="single"/>
          <w:lang w:val="en"/>
        </w:rPr>
        <w:t>@RhettHobart</w:t>
      </w:r>
      <w:proofErr w:type="spellEnd"/>
    </w:p>
    <w:p w14:paraId="2B681B39"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10 minutes until The Junction opens and safe to say it’s going to be a little crowded this weekend. </w:t>
      </w:r>
      <w:hyperlink r:id="rId63" w:history="1">
        <w:r w:rsidRPr="00F34767">
          <w:rPr>
            <w:rFonts w:ascii="Georgia" w:eastAsia="Times New Roman" w:hAnsi="Georgia" w:cs="Arial"/>
            <w:color w:val="2B7BB9"/>
            <w:sz w:val="24"/>
            <w:szCs w:val="24"/>
            <w:lang w:val="en"/>
          </w:rPr>
          <w:t>#HailState</w:t>
        </w:r>
      </w:hyperlink>
    </w:p>
    <w:p w14:paraId="53E92BAD"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64" w:history="1">
        <w:r w:rsidR="009E26AC" w:rsidRPr="00F34767">
          <w:rPr>
            <w:rFonts w:ascii="Georgia" w:eastAsia="Times New Roman" w:hAnsi="Georgia" w:cs="Arial"/>
            <w:color w:val="0000FF"/>
            <w:sz w:val="24"/>
            <w:szCs w:val="24"/>
            <w:u w:val="single"/>
            <w:lang w:val="en"/>
          </w:rPr>
          <w:t>4:49 PM - Sep 28, 2018</w:t>
        </w:r>
      </w:hyperlink>
      <w:r w:rsidR="009E26AC" w:rsidRPr="00F34767">
        <w:rPr>
          <w:rFonts w:ascii="Georgia" w:eastAsia="Times New Roman" w:hAnsi="Georgia" w:cs="Arial"/>
          <w:color w:val="697882"/>
          <w:sz w:val="24"/>
          <w:szCs w:val="24"/>
          <w:lang w:val="en"/>
        </w:rPr>
        <w:t> · </w:t>
      </w:r>
      <w:hyperlink r:id="rId65" w:history="1">
        <w:r w:rsidR="009E26AC" w:rsidRPr="00F34767">
          <w:rPr>
            <w:rFonts w:ascii="Georgia" w:eastAsia="Times New Roman" w:hAnsi="Georgia" w:cs="Arial"/>
            <w:color w:val="0000FF"/>
            <w:sz w:val="24"/>
            <w:szCs w:val="24"/>
            <w:u w:val="single"/>
            <w:lang w:val="en"/>
          </w:rPr>
          <w:t>Starkville, MS</w:t>
        </w:r>
      </w:hyperlink>
    </w:p>
    <w:p w14:paraId="333D811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598EF346" w14:textId="37EAAFD5"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This tweet reemphasizes the integration of tradition and tailgating. It refers to the Mississippi State custom of opening up its most coveted tailgating spot, The Junction, in an Oklahoma land rush-</w:t>
      </w:r>
      <w:proofErr w:type="spellStart"/>
      <w:r w:rsidRPr="00056A38">
        <w:rPr>
          <w:rFonts w:ascii="Georgia" w:eastAsia="Times New Roman" w:hAnsi="Georgia" w:cs="Arial"/>
          <w:sz w:val="24"/>
          <w:szCs w:val="24"/>
        </w:rPr>
        <w:t>esque</w:t>
      </w:r>
      <w:proofErr w:type="spellEnd"/>
      <w:r w:rsidRPr="00056A38">
        <w:rPr>
          <w:rFonts w:ascii="Georgia" w:eastAsia="Times New Roman" w:hAnsi="Georgia" w:cs="Arial"/>
          <w:sz w:val="24"/>
          <w:szCs w:val="24"/>
        </w:rPr>
        <w:t xml:space="preserve"> fashion where fans sprint to claim their plot. In Starkville, M</w:t>
      </w:r>
      <w:r w:rsidR="00F72DFD">
        <w:rPr>
          <w:rFonts w:ascii="Georgia" w:eastAsia="Times New Roman" w:hAnsi="Georgia" w:cs="Arial"/>
          <w:sz w:val="24"/>
          <w:szCs w:val="24"/>
        </w:rPr>
        <w:t>ississippi</w:t>
      </w:r>
      <w:r w:rsidRPr="00056A38">
        <w:rPr>
          <w:rFonts w:ascii="Georgia" w:eastAsia="Times New Roman" w:hAnsi="Georgia" w:cs="Arial"/>
          <w:sz w:val="24"/>
          <w:szCs w:val="24"/>
        </w:rPr>
        <w:t>, this pregame activity itself is a competition. Even as fans prepare to </w:t>
      </w:r>
      <w:r w:rsidRPr="00056A38">
        <w:rPr>
          <w:rFonts w:ascii="Georgia" w:eastAsia="Times New Roman" w:hAnsi="Georgia" w:cs="Arial"/>
          <w:sz w:val="24"/>
          <w:szCs w:val="24"/>
          <w:bdr w:val="none" w:sz="0" w:space="0" w:color="auto" w:frame="1"/>
        </w:rPr>
        <w:t>view a football </w:t>
      </w:r>
      <w:r w:rsidR="00F72DFD">
        <w:rPr>
          <w:rFonts w:ascii="Georgia" w:eastAsia="Times New Roman" w:hAnsi="Georgia" w:cs="Arial"/>
          <w:sz w:val="24"/>
          <w:szCs w:val="24"/>
          <w:bdr w:val="none" w:sz="0" w:space="0" w:color="auto" w:frame="1"/>
        </w:rPr>
        <w:t>contest</w:t>
      </w:r>
      <w:r w:rsidR="00F72DFD" w:rsidRPr="00056A38">
        <w:rPr>
          <w:rFonts w:ascii="Georgia" w:eastAsia="Times New Roman" w:hAnsi="Georgia" w:cs="Arial"/>
          <w:sz w:val="24"/>
          <w:szCs w:val="24"/>
          <w:bdr w:val="none" w:sz="0" w:space="0" w:color="auto" w:frame="1"/>
        </w:rPr>
        <w:t xml:space="preserve"> </w:t>
      </w:r>
      <w:r w:rsidRPr="00056A38">
        <w:rPr>
          <w:rFonts w:ascii="Georgia" w:eastAsia="Times New Roman" w:hAnsi="Georgia" w:cs="Arial"/>
          <w:sz w:val="24"/>
          <w:szCs w:val="24"/>
          <w:bdr w:val="none" w:sz="0" w:space="0" w:color="auto" w:frame="1"/>
        </w:rPr>
        <w:t xml:space="preserve">later in the day, they will first compete for space where they can participate in the tailgating ritual. The “gaze” </w:t>
      </w:r>
      <w:r w:rsidR="00F72DFD">
        <w:rPr>
          <w:rFonts w:ascii="Georgia" w:eastAsia="Times New Roman" w:hAnsi="Georgia" w:cs="Arial"/>
          <w:sz w:val="24"/>
          <w:szCs w:val="24"/>
          <w:bdr w:val="none" w:sz="0" w:space="0" w:color="auto" w:frame="1"/>
        </w:rPr>
        <w:t xml:space="preserve">(Urry 2002) </w:t>
      </w:r>
      <w:r w:rsidRPr="00056A38">
        <w:rPr>
          <w:rFonts w:ascii="Georgia" w:eastAsia="Times New Roman" w:hAnsi="Georgia" w:cs="Arial"/>
          <w:sz w:val="24"/>
          <w:szCs w:val="24"/>
          <w:bdr w:val="none" w:sz="0" w:space="0" w:color="auto" w:frame="1"/>
        </w:rPr>
        <w:t xml:space="preserve">of the </w:t>
      </w:r>
      <w:r w:rsidRPr="00056A38">
        <w:rPr>
          <w:rFonts w:ascii="Georgia" w:eastAsia="Times New Roman" w:hAnsi="Georgia" w:cs="Arial"/>
          <w:sz w:val="24"/>
          <w:szCs w:val="24"/>
          <w:bdr w:val="none" w:sz="0" w:space="0" w:color="auto" w:frame="1"/>
        </w:rPr>
        <w:lastRenderedPageBreak/>
        <w:t>camera is focused on the fans’ anticipation, but it also shows the empty, coveted space. Why is this space so valuable? Perhaps because of the excellent proximity to the Davis Wade Stadium</w:t>
      </w:r>
      <w:r w:rsidR="00DE6FF7">
        <w:rPr>
          <w:rFonts w:ascii="Georgia" w:eastAsia="Times New Roman" w:hAnsi="Georgia" w:cs="Arial"/>
          <w:sz w:val="24"/>
          <w:szCs w:val="24"/>
          <w:bdr w:val="none" w:sz="0" w:space="0" w:color="auto" w:frame="1"/>
        </w:rPr>
        <w:t>.</w:t>
      </w:r>
    </w:p>
    <w:p w14:paraId="5C17B80B" w14:textId="77777777" w:rsidR="006526C4" w:rsidRPr="00DE6FF7" w:rsidRDefault="006526C4" w:rsidP="00DE6FF7">
      <w:pPr>
        <w:spacing w:after="0" w:line="480" w:lineRule="auto"/>
        <w:jc w:val="both"/>
        <w:textAlignment w:val="baseline"/>
        <w:rPr>
          <w:rFonts w:ascii="Georgia" w:eastAsia="Times New Roman" w:hAnsi="Georgia" w:cs="Arial"/>
          <w:color w:val="FF0000"/>
          <w:sz w:val="24"/>
          <w:szCs w:val="24"/>
          <w:bdr w:val="none" w:sz="0" w:space="0" w:color="auto" w:frame="1"/>
        </w:rPr>
      </w:pPr>
      <w:r w:rsidRPr="00DE6FF7">
        <w:rPr>
          <w:rFonts w:ascii="Georgia" w:eastAsia="Times New Roman" w:hAnsi="Georgia" w:cs="Arial"/>
          <w:color w:val="FF0000"/>
          <w:sz w:val="24"/>
          <w:szCs w:val="24"/>
          <w:bdr w:val="none" w:sz="0" w:space="0" w:color="auto" w:frame="1"/>
        </w:rPr>
        <w:t>[</w:t>
      </w:r>
      <w:r w:rsidR="00DE6FF7">
        <w:rPr>
          <w:rFonts w:ascii="Georgia" w:eastAsia="Times New Roman" w:hAnsi="Georgia" w:cs="Arial"/>
          <w:color w:val="FF0000"/>
          <w:sz w:val="24"/>
          <w:szCs w:val="24"/>
          <w:bdr w:val="none" w:sz="0" w:space="0" w:color="auto" w:frame="1"/>
        </w:rPr>
        <w:t xml:space="preserve">Pan to point map of both Davis-Wade &amp; </w:t>
      </w:r>
      <w:hyperlink r:id="rId66" w:history="1">
        <w:r w:rsidR="00DE6FF7" w:rsidRPr="00DE6FF7">
          <w:rPr>
            <w:rStyle w:val="Hyperlink"/>
            <w:rFonts w:ascii="Georgia" w:eastAsia="Times New Roman" w:hAnsi="Georgia" w:cs="Arial"/>
            <w:sz w:val="24"/>
            <w:szCs w:val="24"/>
            <w:bdr w:val="none" w:sz="0" w:space="0" w:color="auto" w:frame="1"/>
          </w:rPr>
          <w:t>The Junction</w:t>
        </w:r>
      </w:hyperlink>
      <w:r w:rsidR="00DE6FF7">
        <w:rPr>
          <w:rFonts w:ascii="Georgia" w:eastAsia="Times New Roman" w:hAnsi="Georgia" w:cs="Arial"/>
          <w:color w:val="FF0000"/>
          <w:sz w:val="24"/>
          <w:szCs w:val="24"/>
          <w:bdr w:val="none" w:sz="0" w:space="0" w:color="auto" w:frame="1"/>
        </w:rPr>
        <w:t xml:space="preserve">: </w:t>
      </w:r>
      <w:r w:rsidR="00DE6FF7" w:rsidRPr="00DE6FF7">
        <w:rPr>
          <w:rFonts w:ascii="Georgia" w:eastAsia="Times New Roman" w:hAnsi="Georgia" w:cs="Arial"/>
          <w:color w:val="FF0000"/>
          <w:sz w:val="24"/>
          <w:szCs w:val="24"/>
          <w:bdr w:val="none" w:sz="0" w:space="0" w:color="auto" w:frame="1"/>
        </w:rPr>
        <w:t>33.454841, -88.793800</w:t>
      </w:r>
      <w:r w:rsidRPr="00DE6FF7">
        <w:rPr>
          <w:rFonts w:ascii="Georgia" w:eastAsia="Times New Roman" w:hAnsi="Georgia" w:cs="Arial"/>
          <w:color w:val="FF0000"/>
          <w:sz w:val="24"/>
          <w:szCs w:val="24"/>
          <w:bdr w:val="none" w:sz="0" w:space="0" w:color="auto" w:frame="1"/>
        </w:rPr>
        <w:t>]</w:t>
      </w:r>
    </w:p>
    <w:p w14:paraId="14FC6241" w14:textId="72124D4A" w:rsidR="009E26AC" w:rsidRPr="00F34767" w:rsidRDefault="009E26AC" w:rsidP="00F34767">
      <w:pPr>
        <w:pStyle w:val="ListParagraph"/>
        <w:spacing w:after="0" w:line="480" w:lineRule="auto"/>
        <w:ind w:left="1080" w:firstLine="720"/>
        <w:jc w:val="both"/>
        <w:textAlignment w:val="baseline"/>
        <w:rPr>
          <w:rFonts w:ascii="Georgia" w:eastAsia="Times New Roman" w:hAnsi="Georgia" w:cs="Arial"/>
          <w:color w:val="1C2022"/>
          <w:sz w:val="24"/>
          <w:szCs w:val="24"/>
          <w:lang w:val="en"/>
        </w:rPr>
      </w:pPr>
      <w:r w:rsidRPr="00056A38">
        <w:rPr>
          <w:rFonts w:ascii="Georgia" w:eastAsia="Times New Roman" w:hAnsi="Georgia" w:cs="Arial"/>
          <w:sz w:val="24"/>
          <w:szCs w:val="24"/>
        </w:rPr>
        <w:t>But also the tradition itself serves to elevate the value of this space in the tailgaters’ minds. The tradition of rushing The Junction is part of gameday for Mississippi State fans, one that, </w:t>
      </w:r>
      <w:r w:rsidRPr="00056A38">
        <w:rPr>
          <w:rFonts w:ascii="Georgia" w:eastAsia="Times New Roman" w:hAnsi="Georgia" w:cs="Arial"/>
          <w:sz w:val="24"/>
          <w:szCs w:val="24"/>
          <w:bdr w:val="none" w:sz="0" w:space="0" w:color="auto" w:frame="1"/>
        </w:rPr>
        <w:t xml:space="preserve">as </w:t>
      </w:r>
      <w:hyperlink r:id="rId67" w:history="1">
        <w:r w:rsidR="00056A38" w:rsidRPr="00BE2A7B">
          <w:rPr>
            <w:rStyle w:val="Hyperlink"/>
            <w:rFonts w:ascii="Georgia" w:eastAsia="Times New Roman" w:hAnsi="Georgia" w:cs="Arial"/>
            <w:sz w:val="24"/>
            <w:szCs w:val="24"/>
            <w:bdr w:val="none" w:sz="0" w:space="0" w:color="auto" w:frame="1"/>
          </w:rPr>
          <w:t xml:space="preserve">a </w:t>
        </w:r>
        <w:r w:rsidRPr="00BE2A7B">
          <w:rPr>
            <w:rStyle w:val="Hyperlink"/>
            <w:rFonts w:ascii="Georgia" w:eastAsia="Times New Roman" w:hAnsi="Georgia" w:cs="Arial"/>
            <w:sz w:val="24"/>
            <w:szCs w:val="24"/>
            <w:bdr w:val="none" w:sz="0" w:space="0" w:color="auto" w:frame="1"/>
          </w:rPr>
          <w:t>fellow fan noted in a direct reply tweet</w:t>
        </w:r>
      </w:hyperlink>
      <w:r w:rsidRPr="00056A38">
        <w:rPr>
          <w:rFonts w:ascii="Georgia" w:eastAsia="Times New Roman" w:hAnsi="Georgia" w:cs="Arial"/>
          <w:sz w:val="24"/>
          <w:szCs w:val="24"/>
        </w:rPr>
        <w:t xml:space="preserve">, never gets old. The rushing </w:t>
      </w:r>
      <w:r w:rsidR="00FD1D24">
        <w:rPr>
          <w:rFonts w:ascii="Georgia" w:eastAsia="Times New Roman" w:hAnsi="Georgia" w:cs="Arial"/>
          <w:sz w:val="24"/>
          <w:szCs w:val="24"/>
        </w:rPr>
        <w:t xml:space="preserve">ritual along with </w:t>
      </w:r>
      <w:r w:rsidRPr="00056A38">
        <w:rPr>
          <w:rFonts w:ascii="Georgia" w:eastAsia="Times New Roman" w:hAnsi="Georgia" w:cs="Arial"/>
          <w:sz w:val="24"/>
          <w:szCs w:val="24"/>
        </w:rPr>
        <w:t xml:space="preserve">other tailgating processes are </w:t>
      </w:r>
      <w:r w:rsidR="00FD1D24">
        <w:rPr>
          <w:rFonts w:ascii="Georgia" w:eastAsia="Times New Roman" w:hAnsi="Georgia" w:cs="Arial"/>
          <w:sz w:val="24"/>
          <w:szCs w:val="24"/>
        </w:rPr>
        <w:t xml:space="preserve">themselves </w:t>
      </w:r>
      <w:r w:rsidRPr="00056A38">
        <w:rPr>
          <w:rFonts w:ascii="Georgia" w:eastAsia="Times New Roman" w:hAnsi="Georgia" w:cs="Arial"/>
          <w:sz w:val="24"/>
          <w:szCs w:val="24"/>
        </w:rPr>
        <w:t>placemaking activities. Here, The Junction, formerly empty, grassy space, is made into a place infused with meaning by those who are luc</w:t>
      </w:r>
      <w:r w:rsidR="00C95A5A" w:rsidRPr="00056A38">
        <w:rPr>
          <w:rFonts w:ascii="Georgia" w:eastAsia="Times New Roman" w:hAnsi="Georgia" w:cs="Arial"/>
          <w:sz w:val="24"/>
          <w:szCs w:val="24"/>
        </w:rPr>
        <w:t>ky enough to stake their claim.</w:t>
      </w:r>
      <w:r w:rsidRPr="00056A38">
        <w:rPr>
          <w:rFonts w:ascii="Georgia" w:eastAsia="Times New Roman" w:hAnsi="Georgia" w:cs="Arial"/>
          <w:sz w:val="24"/>
          <w:szCs w:val="24"/>
          <w:lang w:val="en"/>
        </w:rPr>
        <w:t xml:space="preserve"> </w:t>
      </w:r>
    </w:p>
    <w:p w14:paraId="31520C7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0EEAC9AA" wp14:editId="60473694">
            <wp:extent cx="5704840" cy="4278630"/>
            <wp:effectExtent l="0" t="0" r="0" b="7620"/>
            <wp:docPr id="60" name="Picture 60" descr="View image on Twitt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 image on Twitter">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4840" cy="4278630"/>
                    </a:xfrm>
                    <a:prstGeom prst="rect">
                      <a:avLst/>
                    </a:prstGeom>
                    <a:noFill/>
                    <a:ln>
                      <a:noFill/>
                    </a:ln>
                  </pic:spPr>
                </pic:pic>
              </a:graphicData>
            </a:graphic>
          </wp:inline>
        </w:drawing>
      </w:r>
    </w:p>
    <w:p w14:paraId="33B400B3" w14:textId="77777777" w:rsidR="00C95A5A" w:rsidRPr="00F34767" w:rsidRDefault="00CD17C7" w:rsidP="00CD17C7">
      <w:pPr>
        <w:spacing w:after="0" w:line="480" w:lineRule="auto"/>
        <w:contextualSpacing/>
        <w:textAlignment w:val="baseline"/>
        <w:rPr>
          <w:rFonts w:ascii="Georgia" w:eastAsia="Times New Roman" w:hAnsi="Georgia" w:cs="Times New Roman"/>
          <w:color w:val="2B7BB9"/>
          <w:sz w:val="24"/>
          <w:szCs w:val="24"/>
        </w:rPr>
      </w:pPr>
      <w:r w:rsidRPr="00CD17C7">
        <w:rPr>
          <w:rFonts w:ascii="Georgia" w:eastAsia="Times New Roman" w:hAnsi="Georgia" w:cs="Arial"/>
          <w:color w:val="70AD47" w:themeColor="accent6"/>
          <w:sz w:val="24"/>
          <w:szCs w:val="24"/>
          <w:lang w:val="en"/>
        </w:rPr>
        <w:t>[Charlotte, NC near Bank of America Stadium: 35.225766, -80.852887]</w:t>
      </w:r>
      <w:r w:rsidR="009E26AC" w:rsidRPr="00F34767">
        <w:rPr>
          <w:rFonts w:ascii="Georgia" w:eastAsia="Times New Roman" w:hAnsi="Georgia" w:cs="Arial"/>
          <w:color w:val="1C2022"/>
          <w:sz w:val="24"/>
          <w:szCs w:val="24"/>
          <w:lang w:val="en"/>
        </w:rPr>
        <w:fldChar w:fldCharType="begin"/>
      </w:r>
      <w:r w:rsidR="009E26AC" w:rsidRPr="00F34767">
        <w:rPr>
          <w:rFonts w:ascii="Georgia" w:eastAsia="Times New Roman" w:hAnsi="Georgia" w:cs="Arial"/>
          <w:color w:val="1C2022"/>
          <w:sz w:val="24"/>
          <w:szCs w:val="24"/>
          <w:lang w:val="en"/>
        </w:rPr>
        <w:instrText xml:space="preserve"> HYPERLINK "https://twitter.com/intent/like?tweet_id=1035857742882385921" \o "Like" </w:instrText>
      </w:r>
      <w:r w:rsidR="009E26AC"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"https://twitter.com/stroud023" </w:instrText>
      </w:r>
      <w:r w:rsidR="00C95A5A" w:rsidRPr="00F34767">
        <w:rPr>
          <w:rFonts w:ascii="Georgia" w:eastAsia="Times New Roman" w:hAnsi="Georgia" w:cs="Arial"/>
          <w:color w:val="1C2022"/>
          <w:sz w:val="24"/>
          <w:szCs w:val="24"/>
          <w:lang w:val="en"/>
        </w:rPr>
        <w:fldChar w:fldCharType="separate"/>
      </w:r>
    </w:p>
    <w:p w14:paraId="1B8BAEF8"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Philip Stroud</w:t>
      </w:r>
      <w:r w:rsidRPr="00F34767">
        <w:rPr>
          <w:rFonts w:ascii="Georgia" w:eastAsia="Times New Roman" w:hAnsi="Georgia" w:cs="Arial"/>
          <w:color w:val="697882"/>
          <w:sz w:val="24"/>
          <w:szCs w:val="24"/>
          <w:u w:val="single"/>
          <w:lang w:val="en"/>
        </w:rPr>
        <w:t>@stroud023</w:t>
      </w:r>
    </w:p>
    <w:p w14:paraId="58C40EB3"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game day on Rocky Top! Good luck to </w:t>
      </w:r>
      <w:hyperlink r:id="rId70" w:history="1">
        <w:r w:rsidRPr="00F34767">
          <w:rPr>
            <w:rFonts w:ascii="Georgia" w:eastAsia="Times New Roman" w:hAnsi="Georgia" w:cs="Arial"/>
            <w:color w:val="2B7BB9"/>
            <w:sz w:val="24"/>
            <w:szCs w:val="24"/>
            <w:lang w:val="en"/>
          </w:rPr>
          <w:t>@Vol_Football</w:t>
        </w:r>
      </w:hyperlink>
      <w:r w:rsidRPr="00F34767">
        <w:rPr>
          <w:rFonts w:ascii="Georgia" w:eastAsia="Times New Roman" w:hAnsi="Georgia" w:cs="Arial"/>
          <w:color w:val="1C2022"/>
          <w:sz w:val="24"/>
          <w:szCs w:val="24"/>
          <w:lang w:val="en"/>
        </w:rPr>
        <w:t xml:space="preserve"> and </w:t>
      </w:r>
      <w:hyperlink r:id="rId71" w:history="1">
        <w:r w:rsidRPr="00F34767">
          <w:rPr>
            <w:rFonts w:ascii="Georgia" w:eastAsia="Times New Roman" w:hAnsi="Georgia" w:cs="Arial"/>
            <w:color w:val="2B7BB9"/>
            <w:sz w:val="24"/>
            <w:szCs w:val="24"/>
            <w:lang w:val="en"/>
          </w:rPr>
          <w:t>@CoachPruitt_UT</w:t>
        </w:r>
      </w:hyperlink>
      <w:r w:rsidRPr="00F34767">
        <w:rPr>
          <w:rFonts w:ascii="Georgia" w:eastAsia="Times New Roman" w:hAnsi="Georgia" w:cs="Arial"/>
          <w:color w:val="1C2022"/>
          <w:sz w:val="24"/>
          <w:szCs w:val="24"/>
          <w:lang w:val="en"/>
        </w:rPr>
        <w:t xml:space="preserve"> in CLT today! </w:t>
      </w:r>
      <w:hyperlink r:id="rId72" w:history="1">
        <w:r w:rsidRPr="00F34767">
          <w:rPr>
            <w:rFonts w:ascii="Georgia" w:eastAsia="Times New Roman" w:hAnsi="Georgia" w:cs="Arial"/>
            <w:color w:val="2B7BB9"/>
            <w:sz w:val="24"/>
            <w:szCs w:val="24"/>
            <w:lang w:val="en"/>
          </w:rPr>
          <w:t>@HeatherStroud84</w:t>
        </w:r>
      </w:hyperlink>
      <w:r w:rsidRPr="00F34767">
        <w:rPr>
          <w:rFonts w:ascii="Georgia" w:eastAsia="Times New Roman" w:hAnsi="Georgia" w:cs="Arial"/>
          <w:color w:val="1C2022"/>
          <w:sz w:val="24"/>
          <w:szCs w:val="24"/>
          <w:lang w:val="en"/>
        </w:rPr>
        <w:t xml:space="preserve"> and I say Go Big Orange and bring home that W! </w:t>
      </w:r>
      <w:hyperlink r:id="rId73" w:history="1">
        <w:r w:rsidRPr="00F34767">
          <w:rPr>
            <w:rFonts w:ascii="Georgia" w:eastAsia="Times New Roman" w:hAnsi="Georgia" w:cs="Arial"/>
            <w:color w:val="2B7BB9"/>
            <w:sz w:val="24"/>
            <w:szCs w:val="24"/>
            <w:lang w:val="en"/>
          </w:rPr>
          <w:t>#gbo</w:t>
        </w:r>
      </w:hyperlink>
      <w:r w:rsidRPr="00F34767">
        <w:rPr>
          <w:rFonts w:ascii="Georgia" w:eastAsia="Times New Roman" w:hAnsi="Georgia" w:cs="Arial"/>
          <w:color w:val="1C2022"/>
          <w:sz w:val="24"/>
          <w:szCs w:val="24"/>
          <w:lang w:val="en"/>
        </w:rPr>
        <w:t xml:space="preserve"> </w:t>
      </w:r>
      <w:hyperlink r:id="rId74" w:history="1">
        <w:r w:rsidRPr="00F34767">
          <w:rPr>
            <w:rFonts w:ascii="Georgia" w:eastAsia="Times New Roman" w:hAnsi="Georgia" w:cs="Arial"/>
            <w:color w:val="2B7BB9"/>
            <w:sz w:val="24"/>
            <w:szCs w:val="24"/>
            <w:lang w:val="en"/>
          </w:rPr>
          <w:t>#VFL</w:t>
        </w:r>
      </w:hyperlink>
      <w:r w:rsidRPr="00F34767">
        <w:rPr>
          <w:rFonts w:ascii="Georgia" w:eastAsia="Times New Roman" w:hAnsi="Georgia" w:cs="Arial"/>
          <w:color w:val="1C2022"/>
          <w:sz w:val="24"/>
          <w:szCs w:val="24"/>
          <w:lang w:val="en"/>
        </w:rPr>
        <w:t xml:space="preserve"> </w:t>
      </w:r>
      <w:hyperlink r:id="rId75" w:history="1">
        <w:r w:rsidRPr="00F34767">
          <w:rPr>
            <w:rFonts w:ascii="Georgia" w:eastAsia="Times New Roman" w:hAnsi="Georgia" w:cs="Arial"/>
            <w:color w:val="2B7BB9"/>
            <w:sz w:val="24"/>
            <w:szCs w:val="24"/>
            <w:lang w:val="en"/>
          </w:rPr>
          <w:t>#RockyTop</w:t>
        </w:r>
      </w:hyperlink>
      <w:r w:rsidRPr="00F34767">
        <w:rPr>
          <w:rFonts w:ascii="Georgia" w:eastAsia="Times New Roman" w:hAnsi="Georgia" w:cs="Arial"/>
          <w:color w:val="1C2022"/>
          <w:sz w:val="24"/>
          <w:szCs w:val="24"/>
          <w:lang w:val="en"/>
        </w:rPr>
        <w:t xml:space="preserve"> </w:t>
      </w:r>
    </w:p>
    <w:p w14:paraId="7474C21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76" w:history="1">
        <w:r w:rsidRPr="00F34767">
          <w:rPr>
            <w:rFonts w:ascii="Georgia" w:eastAsia="Times New Roman" w:hAnsi="Georgia" w:cs="Arial"/>
            <w:color w:val="0000FF"/>
            <w:sz w:val="24"/>
            <w:szCs w:val="24"/>
            <w:u w:val="single"/>
            <w:lang w:val="en"/>
          </w:rPr>
          <w:t>7:51 AM - Sep 1, 2018</w:t>
        </w:r>
      </w:hyperlink>
    </w:p>
    <w:p w14:paraId="3E47D19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4415045" w14:textId="0AAEF00E"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Several themes already explored appear in this tweet about the University of Tennessee: the tweeter and his wife (who is tagged in the tweet) are seen in their orange and smoky gray getup in preparation for the Vols’ season opener in 2018. Rather </w:t>
      </w:r>
      <w:r w:rsidRPr="00056A38">
        <w:rPr>
          <w:rFonts w:ascii="Georgia" w:eastAsia="Times New Roman" w:hAnsi="Georgia" w:cs="Arial"/>
          <w:sz w:val="24"/>
          <w:szCs w:val="24"/>
        </w:rPr>
        <w:lastRenderedPageBreak/>
        <w:t xml:space="preserve">than a picture of the couple at an iconic pregame tradition in Knoxville like the Vol Navy or the band’s “playing to The Hill” performance outside </w:t>
      </w:r>
      <w:r w:rsidR="00FD1D24">
        <w:rPr>
          <w:rFonts w:ascii="Georgia" w:eastAsia="Times New Roman" w:hAnsi="Georgia" w:cs="Arial"/>
          <w:sz w:val="24"/>
          <w:szCs w:val="24"/>
        </w:rPr>
        <w:t>Neyland S</w:t>
      </w:r>
      <w:r w:rsidRPr="00056A38">
        <w:rPr>
          <w:rFonts w:ascii="Georgia" w:eastAsia="Times New Roman" w:hAnsi="Georgia" w:cs="Arial"/>
          <w:sz w:val="24"/>
          <w:szCs w:val="24"/>
        </w:rPr>
        <w:t xml:space="preserve">tadium, they are photographed in front of a backdrop of </w:t>
      </w:r>
      <w:r w:rsidR="00FD1D24" w:rsidRPr="00056A38">
        <w:rPr>
          <w:rFonts w:ascii="Georgia" w:eastAsia="Times New Roman" w:hAnsi="Georgia" w:cs="Arial"/>
          <w:sz w:val="24"/>
          <w:szCs w:val="24"/>
        </w:rPr>
        <w:t xml:space="preserve">the Tennessee football team’s traditional entrance </w:t>
      </w:r>
      <w:r w:rsidR="00FD1D24">
        <w:rPr>
          <w:rFonts w:ascii="Georgia" w:eastAsia="Times New Roman" w:hAnsi="Georgia" w:cs="Arial"/>
          <w:sz w:val="24"/>
          <w:szCs w:val="24"/>
        </w:rPr>
        <w:t>onto the field</w:t>
      </w:r>
      <w:r w:rsidRPr="00056A38">
        <w:rPr>
          <w:rFonts w:ascii="Georgia" w:eastAsia="Times New Roman" w:hAnsi="Georgia" w:cs="Arial"/>
          <w:sz w:val="24"/>
          <w:szCs w:val="24"/>
        </w:rPr>
        <w:t>: running through the “T</w:t>
      </w:r>
      <w:r w:rsidR="00FD1D24">
        <w:rPr>
          <w:rFonts w:ascii="Georgia" w:eastAsia="Times New Roman" w:hAnsi="Georgia" w:cs="Arial"/>
          <w:sz w:val="24"/>
          <w:szCs w:val="24"/>
        </w:rPr>
        <w:t>.</w:t>
      </w:r>
      <w:r w:rsidRPr="00056A38">
        <w:rPr>
          <w:rFonts w:ascii="Georgia" w:eastAsia="Times New Roman" w:hAnsi="Georgia" w:cs="Arial"/>
          <w:sz w:val="24"/>
          <w:szCs w:val="24"/>
        </w:rPr>
        <w:t>”. The vantage point of the backdrop allows the couple to simulate</w:t>
      </w:r>
      <w:r w:rsidR="00FD1D24">
        <w:rPr>
          <w:rFonts w:ascii="Georgia" w:eastAsia="Times New Roman" w:hAnsi="Georgia" w:cs="Arial"/>
          <w:sz w:val="24"/>
          <w:szCs w:val="24"/>
        </w:rPr>
        <w:t xml:space="preserve"> actively</w:t>
      </w:r>
      <w:r w:rsidRPr="00056A38">
        <w:rPr>
          <w:rFonts w:ascii="Georgia" w:eastAsia="Times New Roman" w:hAnsi="Georgia" w:cs="Arial"/>
          <w:sz w:val="24"/>
          <w:szCs w:val="24"/>
        </w:rPr>
        <w:t xml:space="preserve"> participating inside this tradition that fans usually experience with a more passive voyeurism. It is unclear if this picture was taken on the day this tweet was sent, but if it was, it was shot in Charlotte, North Carolina</w:t>
      </w:r>
      <w:r w:rsidR="00E517BB">
        <w:rPr>
          <w:rFonts w:ascii="Georgia" w:eastAsia="Times New Roman" w:hAnsi="Georgia" w:cs="Arial"/>
          <w:sz w:val="24"/>
          <w:szCs w:val="24"/>
        </w:rPr>
        <w:t>,</w:t>
      </w:r>
      <w:r w:rsidRPr="00056A38">
        <w:rPr>
          <w:rFonts w:ascii="Georgia" w:eastAsia="Times New Roman" w:hAnsi="Georgia" w:cs="Arial"/>
          <w:sz w:val="24"/>
          <w:szCs w:val="24"/>
        </w:rPr>
        <w:t xml:space="preserve"> where Tennessee played in a neutral-site game. In this case, this backdrop serves as a </w:t>
      </w:r>
      <w:r w:rsidR="00FD1D24">
        <w:rPr>
          <w:rFonts w:ascii="Georgia" w:eastAsia="Times New Roman" w:hAnsi="Georgia" w:cs="Arial"/>
          <w:sz w:val="24"/>
          <w:szCs w:val="24"/>
        </w:rPr>
        <w:t>way</w:t>
      </w:r>
      <w:r w:rsidRPr="00056A38">
        <w:rPr>
          <w:rFonts w:ascii="Georgia" w:eastAsia="Times New Roman" w:hAnsi="Georgia" w:cs="Arial"/>
          <w:sz w:val="24"/>
          <w:szCs w:val="24"/>
        </w:rPr>
        <w:t xml:space="preserve"> to infuse the very plac</w:t>
      </w:r>
      <w:r w:rsidR="00FD1D24">
        <w:rPr>
          <w:rFonts w:ascii="Georgia" w:eastAsia="Times New Roman" w:hAnsi="Georgia" w:cs="Arial"/>
          <w:sz w:val="24"/>
          <w:szCs w:val="24"/>
        </w:rPr>
        <w:t>e-bas</w:t>
      </w:r>
      <w:r w:rsidRPr="00056A38">
        <w:rPr>
          <w:rFonts w:ascii="Georgia" w:eastAsia="Times New Roman" w:hAnsi="Georgia" w:cs="Arial"/>
          <w:sz w:val="24"/>
          <w:szCs w:val="24"/>
        </w:rPr>
        <w:t xml:space="preserve">ed gameday traditions of Knoxville, </w:t>
      </w:r>
      <w:r w:rsidR="00E517BB" w:rsidRPr="00056A38">
        <w:rPr>
          <w:rFonts w:ascii="Georgia" w:eastAsia="Times New Roman" w:hAnsi="Georgia" w:cs="Arial"/>
          <w:sz w:val="24"/>
          <w:szCs w:val="24"/>
        </w:rPr>
        <w:t>T</w:t>
      </w:r>
      <w:r w:rsidR="00E517BB">
        <w:rPr>
          <w:rFonts w:ascii="Georgia" w:eastAsia="Times New Roman" w:hAnsi="Georgia" w:cs="Arial"/>
          <w:sz w:val="24"/>
          <w:szCs w:val="24"/>
        </w:rPr>
        <w:t xml:space="preserve">ennessee, </w:t>
      </w:r>
      <w:r w:rsidRPr="00056A38">
        <w:rPr>
          <w:rFonts w:ascii="Georgia" w:eastAsia="Times New Roman" w:hAnsi="Georgia" w:cs="Arial"/>
          <w:sz w:val="24"/>
          <w:szCs w:val="24"/>
        </w:rPr>
        <w:t>into the unclaimed no-man’s-land of Charlotte, N</w:t>
      </w:r>
      <w:r w:rsidR="00FD1D24">
        <w:rPr>
          <w:rFonts w:ascii="Georgia" w:eastAsia="Times New Roman" w:hAnsi="Georgia" w:cs="Arial"/>
          <w:sz w:val="24"/>
          <w:szCs w:val="24"/>
        </w:rPr>
        <w:t xml:space="preserve">orth </w:t>
      </w:r>
      <w:r w:rsidRPr="00056A38">
        <w:rPr>
          <w:rFonts w:ascii="Georgia" w:eastAsia="Times New Roman" w:hAnsi="Georgia" w:cs="Arial"/>
          <w:sz w:val="24"/>
          <w:szCs w:val="24"/>
        </w:rPr>
        <w:t>C</w:t>
      </w:r>
      <w:r w:rsidR="00FD1D24">
        <w:rPr>
          <w:rFonts w:ascii="Georgia" w:eastAsia="Times New Roman" w:hAnsi="Georgia" w:cs="Arial"/>
          <w:sz w:val="24"/>
          <w:szCs w:val="24"/>
        </w:rPr>
        <w:t>arolina</w:t>
      </w:r>
      <w:r w:rsidRPr="00056A38">
        <w:rPr>
          <w:rFonts w:ascii="Georgia" w:eastAsia="Times New Roman" w:hAnsi="Georgia" w:cs="Arial"/>
          <w:sz w:val="24"/>
          <w:szCs w:val="24"/>
        </w:rPr>
        <w:t>.</w:t>
      </w:r>
    </w:p>
    <w:p w14:paraId="38B157E9" w14:textId="46B1C5CB" w:rsidR="009E26AC" w:rsidRPr="00F34767" w:rsidRDefault="009E26AC" w:rsidP="00F34767">
      <w:pPr>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Prominently making an appearance in this tweet is Smokey, Tennessee’s live blue tick hound mascot. Mascots are icons that are frequently included in the festival of gameday; several SEC schools have dog mascots, and LSU even has a live tiger, Mike. Mascots are revered by their fans even as they are misunderstood by outsiders (see </w:t>
      </w:r>
      <w:r w:rsidRPr="00056A38">
        <w:rPr>
          <w:rFonts w:ascii="Georgia" w:eastAsia="Times New Roman" w:hAnsi="Georgia" w:cs="Times"/>
          <w:i/>
          <w:iCs/>
          <w:sz w:val="24"/>
          <w:szCs w:val="24"/>
        </w:rPr>
        <w:t>Parks &amp; Recreation</w:t>
      </w:r>
      <w:r w:rsidRPr="00056A38">
        <w:rPr>
          <w:rFonts w:ascii="Georgia" w:eastAsia="Times New Roman" w:hAnsi="Georgia" w:cs="Arial"/>
          <w:sz w:val="24"/>
          <w:szCs w:val="24"/>
        </w:rPr>
        <w:t>‘s </w:t>
      </w:r>
      <w:hyperlink r:id="rId77" w:history="1">
        <w:r w:rsidRPr="00F34767">
          <w:rPr>
            <w:rFonts w:ascii="Georgia" w:eastAsia="Times New Roman" w:hAnsi="Georgia" w:cs="Arial"/>
            <w:color w:val="009BC2"/>
            <w:sz w:val="24"/>
            <w:szCs w:val="24"/>
            <w:u w:val="single"/>
            <w:bdr w:val="none" w:sz="0" w:space="0" w:color="auto" w:frame="1"/>
          </w:rPr>
          <w:t>satire </w:t>
        </w:r>
      </w:hyperlink>
      <w:r w:rsidRPr="00056A38">
        <w:rPr>
          <w:rFonts w:ascii="Georgia" w:eastAsia="Times New Roman" w:hAnsi="Georgia" w:cs="Arial"/>
          <w:sz w:val="24"/>
          <w:szCs w:val="24"/>
        </w:rPr>
        <w:t xml:space="preserve">of this). Often, a team’s nickname and mascot are related (the Georgia </w:t>
      </w:r>
      <w:r w:rsidR="001130E3">
        <w:rPr>
          <w:rFonts w:ascii="Georgia" w:eastAsia="Times New Roman" w:hAnsi="Georgia" w:cs="Arial"/>
          <w:sz w:val="24"/>
          <w:szCs w:val="24"/>
        </w:rPr>
        <w:t>B</w:t>
      </w:r>
      <w:r w:rsidR="001130E3" w:rsidRPr="00056A38">
        <w:rPr>
          <w:rFonts w:ascii="Georgia" w:eastAsia="Times New Roman" w:hAnsi="Georgia" w:cs="Arial"/>
          <w:sz w:val="24"/>
          <w:szCs w:val="24"/>
        </w:rPr>
        <w:t xml:space="preserve">ulldogs’ </w:t>
      </w:r>
      <w:r w:rsidRPr="00056A38">
        <w:rPr>
          <w:rFonts w:ascii="Georgia" w:eastAsia="Times New Roman" w:hAnsi="Georgia" w:cs="Arial"/>
          <w:sz w:val="24"/>
          <w:szCs w:val="24"/>
        </w:rPr>
        <w:t>mascot is an actual bulldog), but this is not always the case</w:t>
      </w:r>
      <w:r w:rsidR="001130E3">
        <w:rPr>
          <w:rFonts w:ascii="Georgia" w:eastAsia="Times New Roman" w:hAnsi="Georgia" w:cs="Arial"/>
          <w:sz w:val="24"/>
          <w:szCs w:val="24"/>
        </w:rPr>
        <w:t xml:space="preserve"> (The Alabama Crimson Tide’s mascot is an elephant)</w:t>
      </w:r>
      <w:r w:rsidRPr="00056A38">
        <w:rPr>
          <w:rFonts w:ascii="Georgia" w:eastAsia="Times New Roman" w:hAnsi="Georgia" w:cs="Arial"/>
          <w:sz w:val="24"/>
          <w:szCs w:val="24"/>
        </w:rPr>
        <w:t xml:space="preserve">. Mascots can be represented in artificial human costumes or by live animals. Regardless, they are not static </w:t>
      </w:r>
      <w:r w:rsidRPr="00056A38">
        <w:rPr>
          <w:rFonts w:ascii="Georgia" w:eastAsia="Times New Roman" w:hAnsi="Georgia" w:cs="Arial"/>
          <w:sz w:val="24"/>
          <w:szCs w:val="24"/>
        </w:rPr>
        <w:lastRenderedPageBreak/>
        <w:t xml:space="preserve">sideline ornaments but can be very powerful icons evocative of a school’s history or its fans’ collective </w:t>
      </w:r>
      <w:r w:rsidR="001130E3" w:rsidRPr="00056A38">
        <w:rPr>
          <w:rFonts w:ascii="Georgia" w:eastAsia="Times New Roman" w:hAnsi="Georgia" w:cs="Arial"/>
          <w:sz w:val="24"/>
          <w:szCs w:val="24"/>
        </w:rPr>
        <w:t>memor</w:t>
      </w:r>
      <w:r w:rsidR="001130E3">
        <w:rPr>
          <w:rFonts w:ascii="Georgia" w:eastAsia="Times New Roman" w:hAnsi="Georgia" w:cs="Arial"/>
          <w:sz w:val="24"/>
          <w:szCs w:val="24"/>
        </w:rPr>
        <w:t>y</w:t>
      </w:r>
      <w:r w:rsidRPr="00056A38">
        <w:rPr>
          <w:rFonts w:ascii="Georgia" w:eastAsia="Times New Roman" w:hAnsi="Georgia" w:cs="Arial"/>
          <w:sz w:val="24"/>
          <w:szCs w:val="24"/>
        </w:rPr>
        <w:t xml:space="preserve">. Some mascots can be extremely controversial (Bever 2011), but they </w:t>
      </w:r>
      <w:r w:rsidR="001130E3">
        <w:rPr>
          <w:rFonts w:ascii="Georgia" w:eastAsia="Times New Roman" w:hAnsi="Georgia" w:cs="Arial"/>
          <w:sz w:val="24"/>
          <w:szCs w:val="24"/>
        </w:rPr>
        <w:t xml:space="preserve">can also </w:t>
      </w:r>
      <w:r w:rsidRPr="00056A38">
        <w:rPr>
          <w:rFonts w:ascii="Georgia" w:eastAsia="Times New Roman" w:hAnsi="Georgia" w:cs="Arial"/>
          <w:sz w:val="24"/>
          <w:szCs w:val="24"/>
        </w:rPr>
        <w:t>inspire a great deal of pride. Smokey is seen in this tweet as an icon of Tennessee football, and the tweeter and his wife’s proximity to the hound serves to elevate their fando</w:t>
      </w:r>
      <w:r w:rsidR="00C95A5A" w:rsidRPr="00056A38">
        <w:rPr>
          <w:rFonts w:ascii="Georgia" w:eastAsia="Times New Roman" w:hAnsi="Georgia" w:cs="Arial"/>
          <w:sz w:val="24"/>
          <w:szCs w:val="24"/>
        </w:rPr>
        <w:t>m in the eyes of his followers.</w:t>
      </w:r>
    </w:p>
    <w:p w14:paraId="06864E41"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6974C77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2705B1F8" wp14:editId="208947A5">
            <wp:extent cx="3539918" cy="4739640"/>
            <wp:effectExtent l="0" t="0" r="3810" b="3810"/>
            <wp:docPr id="58" name="Picture 58" descr="View image on Twitte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image on Twitter">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54595" cy="4759291"/>
                    </a:xfrm>
                    <a:prstGeom prst="rect">
                      <a:avLst/>
                    </a:prstGeom>
                    <a:noFill/>
                    <a:ln>
                      <a:noFill/>
                    </a:ln>
                  </pic:spPr>
                </pic:pic>
              </a:graphicData>
            </a:graphic>
          </wp:inline>
        </w:drawing>
      </w:r>
    </w:p>
    <w:p w14:paraId="4014EE62" w14:textId="77777777" w:rsidR="00C95A5A" w:rsidRPr="00CD17C7" w:rsidRDefault="00CD17C7" w:rsidP="00CD17C7">
      <w:pPr>
        <w:spacing w:after="0" w:line="480" w:lineRule="auto"/>
        <w:contextualSpacing/>
        <w:textAlignment w:val="baseline"/>
        <w:rPr>
          <w:rFonts w:ascii="Georgia" w:eastAsia="Times New Roman" w:hAnsi="Georgia" w:cs="Times New Roman"/>
          <w:color w:val="70AD47" w:themeColor="accent6"/>
          <w:sz w:val="24"/>
          <w:szCs w:val="24"/>
        </w:rPr>
      </w:pPr>
      <w:r w:rsidRPr="00CD17C7">
        <w:rPr>
          <w:rFonts w:ascii="Georgia" w:eastAsia="Times New Roman" w:hAnsi="Georgia" w:cs="Arial"/>
          <w:color w:val="70AD47" w:themeColor="accent6"/>
          <w:sz w:val="24"/>
          <w:szCs w:val="24"/>
          <w:lang w:val="en"/>
        </w:rPr>
        <w:t>[New Orleans, LA near the Superdome: 29.950546, -90.080022]</w:t>
      </w:r>
      <w:r w:rsidR="009E26AC" w:rsidRPr="00F34767">
        <w:rPr>
          <w:rFonts w:ascii="Georgia" w:eastAsia="Times New Roman" w:hAnsi="Georgia" w:cs="Arial"/>
          <w:color w:val="70AD47" w:themeColor="accent6"/>
          <w:sz w:val="24"/>
          <w:szCs w:val="24"/>
          <w:lang w:val="en"/>
        </w:rPr>
        <w:fldChar w:fldCharType="begin"/>
      </w:r>
      <w:r w:rsidR="009E26AC" w:rsidRPr="00CD17C7">
        <w:rPr>
          <w:rFonts w:ascii="Georgia" w:eastAsia="Times New Roman" w:hAnsi="Georgia" w:cs="Arial"/>
          <w:color w:val="70AD47" w:themeColor="accent6"/>
          <w:sz w:val="24"/>
          <w:szCs w:val="24"/>
          <w:lang w:val="en"/>
        </w:rPr>
        <w:instrText xml:space="preserve"> HYPERLINK "https://twitter.com/intent/like?tweet_id=156231996841000960" \o "Like" </w:instrText>
      </w:r>
      <w:r w:rsidR="009E26AC" w:rsidRPr="00F34767">
        <w:rPr>
          <w:rFonts w:ascii="Georgia" w:eastAsia="Times New Roman" w:hAnsi="Georgia" w:cs="Arial"/>
          <w:color w:val="70AD47" w:themeColor="accent6"/>
          <w:sz w:val="24"/>
          <w:szCs w:val="24"/>
          <w:lang w:val="en"/>
        </w:rPr>
        <w:fldChar w:fldCharType="separate"/>
      </w:r>
      <w:r w:rsidR="00C95A5A" w:rsidRPr="00F34767">
        <w:rPr>
          <w:rFonts w:ascii="Georgia" w:eastAsia="Times New Roman" w:hAnsi="Georgia" w:cs="Arial"/>
          <w:color w:val="70AD47" w:themeColor="accent6"/>
          <w:sz w:val="24"/>
          <w:szCs w:val="24"/>
          <w:lang w:val="en"/>
        </w:rPr>
        <w:fldChar w:fldCharType="begin"/>
      </w:r>
      <w:r w:rsidR="00C95A5A" w:rsidRPr="00CD17C7">
        <w:rPr>
          <w:rFonts w:ascii="Georgia" w:eastAsia="Times New Roman" w:hAnsi="Georgia" w:cs="Arial"/>
          <w:color w:val="70AD47" w:themeColor="accent6"/>
          <w:sz w:val="24"/>
          <w:szCs w:val="24"/>
          <w:lang w:val="en"/>
        </w:rPr>
        <w:instrText xml:space="preserve"> HYPERLINK "https://twitter.com/Brittany_Berry" </w:instrText>
      </w:r>
      <w:r w:rsidR="00C95A5A" w:rsidRPr="00F34767">
        <w:rPr>
          <w:rFonts w:ascii="Georgia" w:eastAsia="Times New Roman" w:hAnsi="Georgia" w:cs="Arial"/>
          <w:color w:val="70AD47" w:themeColor="accent6"/>
          <w:sz w:val="24"/>
          <w:szCs w:val="24"/>
          <w:lang w:val="en"/>
        </w:rPr>
        <w:fldChar w:fldCharType="separate"/>
      </w:r>
    </w:p>
    <w:p w14:paraId="7E09EA62"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Brittany Berry</w:t>
      </w:r>
      <w:r w:rsidRPr="00F34767">
        <w:rPr>
          <w:rFonts w:ascii="Georgia" w:eastAsia="Times New Roman" w:hAnsi="Georgia" w:cs="Arial"/>
          <w:color w:val="697882"/>
          <w:sz w:val="24"/>
          <w:szCs w:val="24"/>
          <w:u w:val="single"/>
          <w:lang w:val="en"/>
        </w:rPr>
        <w:t>@Brittany_Berry</w:t>
      </w:r>
    </w:p>
    <w:p w14:paraId="5D71A810" w14:textId="77777777" w:rsidR="009E26AC" w:rsidRPr="00F34767" w:rsidRDefault="00C95A5A"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color w:val="1C2022"/>
          <w:sz w:val="24"/>
          <w:szCs w:val="24"/>
          <w:lang w:val="en"/>
        </w:rPr>
        <w:lastRenderedPageBreak/>
        <w:fldChar w:fldCharType="end"/>
      </w:r>
      <w:r w:rsidRPr="00F34767">
        <w:rPr>
          <w:rFonts w:ascii="Georgia" w:eastAsia="Times New Roman" w:hAnsi="Georgia" w:cs="Arial"/>
          <w:color w:val="1C2022"/>
          <w:sz w:val="24"/>
          <w:szCs w:val="24"/>
          <w:lang w:val="en"/>
        </w:rPr>
        <w:t xml:space="preserve">Had a fun filled day cheering on the Tigers in New Orleans! I've never been more ready for a game! </w:t>
      </w:r>
      <w:hyperlink r:id="rId80" w:history="1">
        <w:r w:rsidRPr="00F34767">
          <w:rPr>
            <w:rFonts w:ascii="Georgia" w:eastAsia="Times New Roman" w:hAnsi="Georgia" w:cs="Arial"/>
            <w:color w:val="2B7BB9"/>
            <w:sz w:val="24"/>
            <w:szCs w:val="24"/>
            <w:lang w:val="en"/>
          </w:rPr>
          <w:t>#geauxtigers</w:t>
        </w:r>
      </w:hyperlink>
      <w:r w:rsidRPr="00F34767">
        <w:rPr>
          <w:rFonts w:ascii="Georgia" w:eastAsia="Times New Roman" w:hAnsi="Georgia" w:cs="Arial"/>
          <w:color w:val="1C2022"/>
          <w:sz w:val="24"/>
          <w:szCs w:val="24"/>
          <w:lang w:val="en"/>
        </w:rPr>
        <w:t xml:space="preserve"> </w:t>
      </w:r>
      <w:hyperlink r:id="rId81" w:history="1">
        <w:r w:rsidRPr="00F34767">
          <w:rPr>
            <w:rFonts w:ascii="Georgia" w:eastAsia="Times New Roman" w:hAnsi="Georgia" w:cs="Arial"/>
            <w:color w:val="2B7BB9"/>
            <w:sz w:val="24"/>
            <w:szCs w:val="24"/>
            <w:lang w:val="en"/>
          </w:rPr>
          <w:t>#LSU</w:t>
        </w:r>
      </w:hyperlink>
      <w:r w:rsidRPr="00F34767">
        <w:rPr>
          <w:rFonts w:ascii="Georgia" w:eastAsia="Times New Roman" w:hAnsi="Georgia" w:cs="Arial"/>
          <w:color w:val="1C2022"/>
          <w:sz w:val="24"/>
          <w:szCs w:val="24"/>
          <w:lang w:val="en"/>
        </w:rPr>
        <w:t xml:space="preserve"> </w:t>
      </w:r>
      <w:r w:rsidR="009E26AC" w:rsidRPr="00F34767">
        <w:rPr>
          <w:rFonts w:ascii="Georgia" w:eastAsia="Times New Roman" w:hAnsi="Georgia" w:cs="Arial"/>
          <w:color w:val="1C2022"/>
          <w:sz w:val="24"/>
          <w:szCs w:val="24"/>
          <w:lang w:val="en"/>
        </w:rPr>
        <w:fldChar w:fldCharType="end"/>
      </w:r>
    </w:p>
    <w:p w14:paraId="6C494E65"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1C2022"/>
          <w:sz w:val="24"/>
          <w:szCs w:val="24"/>
          <w:lang w:val="en"/>
        </w:rPr>
      </w:pPr>
      <w:hyperlink r:id="rId82" w:history="1">
        <w:r w:rsidR="009E26AC" w:rsidRPr="00F34767">
          <w:rPr>
            <w:rFonts w:ascii="Georgia" w:eastAsia="Times New Roman" w:hAnsi="Georgia" w:cs="Arial"/>
            <w:color w:val="0000FF"/>
            <w:sz w:val="24"/>
            <w:szCs w:val="24"/>
            <w:u w:val="single"/>
            <w:lang w:val="en"/>
          </w:rPr>
          <w:t>12:33 AM - Jan 9, 2012</w:t>
        </w:r>
      </w:hyperlink>
    </w:p>
    <w:p w14:paraId="535157B3"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2B7BB9"/>
          <w:sz w:val="24"/>
          <w:szCs w:val="24"/>
          <w:bdr w:val="single" w:sz="6" w:space="7" w:color="E1E8ED" w:frame="1"/>
        </w:rPr>
      </w:pPr>
    </w:p>
    <w:p w14:paraId="729E5427" w14:textId="1EA2C6BF" w:rsidR="00F34767"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tweet from an LSU fan shows a local spin on the Southern tailgating tradition. Some elements remain the same: the branding of the self and automobile with team logo merchandise and the self-beautification efforts, for instance. There is also an integration of Louisiana and specifically New Orleans culture into this scene. </w:t>
      </w:r>
      <w:r w:rsidR="001130E3">
        <w:rPr>
          <w:rFonts w:ascii="Georgia" w:eastAsia="Times New Roman" w:hAnsi="Georgia" w:cs="Arial"/>
          <w:sz w:val="24"/>
          <w:szCs w:val="24"/>
        </w:rPr>
        <w:t xml:space="preserve">The </w:t>
      </w:r>
      <w:r w:rsidR="001130E3" w:rsidRPr="00056A38">
        <w:rPr>
          <w:rFonts w:ascii="Georgia" w:eastAsia="Times New Roman" w:hAnsi="Georgia" w:cs="Arial"/>
          <w:sz w:val="24"/>
          <w:szCs w:val="24"/>
        </w:rPr>
        <w:t xml:space="preserve">étouffée </w:t>
      </w:r>
      <w:r w:rsidRPr="00056A38">
        <w:rPr>
          <w:rFonts w:ascii="Georgia" w:eastAsia="Times New Roman" w:hAnsi="Georgia" w:cs="Arial"/>
          <w:sz w:val="24"/>
          <w:szCs w:val="24"/>
        </w:rPr>
        <w:t xml:space="preserve">referenced on the alliteration sign refers to the dish commonly eaten in Louisiana, the state of both LSU and New Orleans. The elephant meat in this theoretical étouffée refers to the opponent Alabama’s </w:t>
      </w:r>
      <w:r w:rsidR="001130E3">
        <w:rPr>
          <w:rFonts w:ascii="Georgia" w:eastAsia="Times New Roman" w:hAnsi="Georgia" w:cs="Arial"/>
          <w:sz w:val="24"/>
          <w:szCs w:val="24"/>
        </w:rPr>
        <w:t xml:space="preserve">elephant </w:t>
      </w:r>
      <w:r w:rsidRPr="00056A38">
        <w:rPr>
          <w:rFonts w:ascii="Georgia" w:eastAsia="Times New Roman" w:hAnsi="Georgia" w:cs="Arial"/>
          <w:sz w:val="24"/>
          <w:szCs w:val="24"/>
        </w:rPr>
        <w:t>mascot, Big Al. This sign is meant to evoke images of hunting and dominating a lesser prey; in so doing, it glorifies the violence of college football as a sport.</w:t>
      </w:r>
    </w:p>
    <w:p w14:paraId="3F0F4C1C" w14:textId="122D6107"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Notice also that the girls holding the sign are sitting up on the convertible as if it were a float</w:t>
      </w:r>
      <w:r w:rsidR="001130E3">
        <w:rPr>
          <w:rFonts w:ascii="Georgia" w:eastAsia="Times New Roman" w:hAnsi="Georgia" w:cs="Arial"/>
          <w:sz w:val="24"/>
          <w:szCs w:val="24"/>
        </w:rPr>
        <w:t>,</w:t>
      </w:r>
      <w:r w:rsidRPr="00056A38">
        <w:rPr>
          <w:rFonts w:ascii="Georgia" w:eastAsia="Times New Roman" w:hAnsi="Georgia" w:cs="Arial"/>
          <w:sz w:val="24"/>
          <w:szCs w:val="24"/>
        </w:rPr>
        <w:t xml:space="preserve"> </w:t>
      </w:r>
      <w:r w:rsidR="001130E3">
        <w:rPr>
          <w:rFonts w:ascii="Georgia" w:eastAsia="Times New Roman" w:hAnsi="Georgia" w:cs="Arial"/>
          <w:sz w:val="24"/>
          <w:szCs w:val="24"/>
        </w:rPr>
        <w:t xml:space="preserve">and </w:t>
      </w:r>
      <w:r w:rsidRPr="00056A38">
        <w:rPr>
          <w:rFonts w:ascii="Georgia" w:eastAsia="Times New Roman" w:hAnsi="Georgia" w:cs="Arial"/>
          <w:sz w:val="24"/>
          <w:szCs w:val="24"/>
        </w:rPr>
        <w:t xml:space="preserve">one is </w:t>
      </w:r>
      <w:r w:rsidR="001130E3">
        <w:rPr>
          <w:rFonts w:ascii="Georgia" w:eastAsia="Times New Roman" w:hAnsi="Georgia" w:cs="Arial"/>
          <w:sz w:val="24"/>
          <w:szCs w:val="24"/>
        </w:rPr>
        <w:t>even</w:t>
      </w:r>
      <w:r w:rsidR="001130E3"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wearing gold beads. This is evocative of Mardi Gras and the many parades that occur annually in New Orleans. Mardi Gras and other Carnival celebrations around the world are cultural rituals in their own right (Turner 1969). This picture was before the 2012 National Championship in New Orleans. Through text on a </w:t>
      </w:r>
      <w:r w:rsidR="007B0BC2" w:rsidRPr="00056A38">
        <w:rPr>
          <w:rFonts w:ascii="Georgia" w:eastAsia="Times New Roman" w:hAnsi="Georgia" w:cs="Arial"/>
          <w:sz w:val="24"/>
          <w:szCs w:val="24"/>
        </w:rPr>
        <w:t>poster board</w:t>
      </w:r>
      <w:r w:rsidRPr="00056A38">
        <w:rPr>
          <w:rFonts w:ascii="Georgia" w:eastAsia="Times New Roman" w:hAnsi="Georgia" w:cs="Arial"/>
          <w:sz w:val="24"/>
          <w:szCs w:val="24"/>
        </w:rPr>
        <w:t xml:space="preserve"> and parading through the streets, these fans are signing to </w:t>
      </w:r>
      <w:r w:rsidRPr="00056A38">
        <w:rPr>
          <w:rFonts w:ascii="Georgia" w:eastAsia="Times New Roman" w:hAnsi="Georgia" w:cs="Arial"/>
          <w:sz w:val="24"/>
          <w:szCs w:val="24"/>
        </w:rPr>
        <w:lastRenderedPageBreak/>
        <w:t xml:space="preserve">Alabama that this territory belongs to LSU. These fans claim the Louisiana city as their own by couching LSU traditions (a rivalry with Alabama) with </w:t>
      </w:r>
      <w:r w:rsidR="001130E3">
        <w:rPr>
          <w:rFonts w:ascii="Georgia" w:eastAsia="Times New Roman" w:hAnsi="Georgia" w:cs="Arial"/>
          <w:sz w:val="24"/>
          <w:szCs w:val="24"/>
        </w:rPr>
        <w:t xml:space="preserve">those of </w:t>
      </w:r>
      <w:r w:rsidRPr="00056A38">
        <w:rPr>
          <w:rFonts w:ascii="Georgia" w:eastAsia="Times New Roman" w:hAnsi="Georgia" w:cs="Arial"/>
          <w:sz w:val="24"/>
          <w:szCs w:val="24"/>
        </w:rPr>
        <w:t xml:space="preserve">New Orleans (particular foods and rituals) into a larger Louisiana </w:t>
      </w:r>
      <w:r w:rsidR="001130E3">
        <w:rPr>
          <w:rFonts w:ascii="Georgia" w:eastAsia="Times New Roman" w:hAnsi="Georgia" w:cs="Arial"/>
          <w:sz w:val="24"/>
          <w:szCs w:val="24"/>
        </w:rPr>
        <w:t>flavor</w:t>
      </w:r>
      <w:r w:rsidR="001130E3" w:rsidRPr="00056A38">
        <w:rPr>
          <w:rFonts w:ascii="Georgia" w:eastAsia="Times New Roman" w:hAnsi="Georgia" w:cs="Arial"/>
          <w:sz w:val="24"/>
          <w:szCs w:val="24"/>
        </w:rPr>
        <w:t xml:space="preserve"> </w:t>
      </w:r>
      <w:r w:rsidRPr="00056A38">
        <w:rPr>
          <w:rFonts w:ascii="Georgia" w:eastAsia="Times New Roman" w:hAnsi="Georgia" w:cs="Arial"/>
          <w:sz w:val="24"/>
          <w:szCs w:val="24"/>
        </w:rPr>
        <w:t>of tailgating. This is not a unique, isolated occurrence for LSU; the hashtag in this tweet (#GeauxTigers) shows support for the LSU team in the widely used, more Louisiana-French phonetic way of spelling “go.” State borders are particularly important in constructing fandoms geographically in college football (Roseman &amp; Shelley 1988), and the combining of LSU tailgating rituals with New Orleans culinary and Mardi Gras rituals shows a particular perceived ownership of Louisiana by the LSU fanbase.</w:t>
      </w:r>
    </w:p>
    <w:p w14:paraId="48E7B66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C4D33EE"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D8E4288" wp14:editId="659B4115">
            <wp:extent cx="3284220" cy="4378960"/>
            <wp:effectExtent l="0" t="0" r="0" b="2540"/>
            <wp:docPr id="54" name="Picture 54" descr="View image on Twitte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image on Twitter">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84220" cy="4378960"/>
                    </a:xfrm>
                    <a:prstGeom prst="rect">
                      <a:avLst/>
                    </a:prstGeom>
                    <a:noFill/>
                    <a:ln>
                      <a:noFill/>
                    </a:ln>
                  </pic:spPr>
                </pic:pic>
              </a:graphicData>
            </a:graphic>
          </wp:inline>
        </w:drawing>
      </w:r>
    </w:p>
    <w:p w14:paraId="38CE193D" w14:textId="77777777" w:rsidR="00C95A5A" w:rsidRPr="00F34767" w:rsidRDefault="00CD17C7" w:rsidP="00CD17C7">
      <w:pPr>
        <w:spacing w:after="0" w:line="480" w:lineRule="auto"/>
        <w:contextualSpacing/>
        <w:textAlignment w:val="baseline"/>
        <w:rPr>
          <w:rFonts w:ascii="Georgia" w:eastAsia="Times New Roman" w:hAnsi="Georgia" w:cs="Times New Roman"/>
          <w:color w:val="2B7BB9"/>
          <w:sz w:val="24"/>
          <w:szCs w:val="24"/>
        </w:rPr>
      </w:pPr>
      <w:r>
        <w:rPr>
          <w:rFonts w:ascii="Georgia" w:eastAsia="Times New Roman" w:hAnsi="Georgia" w:cs="Arial"/>
          <w:color w:val="70AD47" w:themeColor="accent6"/>
          <w:sz w:val="24"/>
          <w:szCs w:val="24"/>
          <w:lang w:val="en"/>
        </w:rPr>
        <w:t xml:space="preserve">[Tuscaloosa, AL: </w:t>
      </w:r>
      <w:r w:rsidRPr="00CD17C7">
        <w:rPr>
          <w:rFonts w:ascii="Georgia" w:eastAsia="Times New Roman" w:hAnsi="Georgia" w:cs="Arial"/>
          <w:color w:val="70AD47" w:themeColor="accent6"/>
          <w:sz w:val="24"/>
          <w:szCs w:val="24"/>
          <w:lang w:val="en"/>
        </w:rPr>
        <w:t>33.207665, -87.550469</w:t>
      </w:r>
      <w:r>
        <w:rPr>
          <w:rFonts w:ascii="Georgia" w:eastAsia="Times New Roman" w:hAnsi="Georgia" w:cs="Arial"/>
          <w:color w:val="70AD47" w:themeColor="accent6"/>
          <w:sz w:val="24"/>
          <w:szCs w:val="24"/>
          <w:lang w:val="en"/>
        </w:rPr>
        <w:t>]</w:t>
      </w:r>
      <w:r w:rsidR="009E26AC" w:rsidRPr="00F34767">
        <w:rPr>
          <w:rFonts w:ascii="Georgia" w:eastAsia="Times New Roman" w:hAnsi="Georgia" w:cs="Arial"/>
          <w:color w:val="1C2022"/>
          <w:sz w:val="24"/>
          <w:szCs w:val="24"/>
          <w:lang w:val="en"/>
        </w:rPr>
        <w:fldChar w:fldCharType="begin"/>
      </w:r>
      <w:r w:rsidR="009E26AC" w:rsidRPr="00F34767">
        <w:rPr>
          <w:rFonts w:ascii="Georgia" w:eastAsia="Times New Roman" w:hAnsi="Georgia" w:cs="Arial"/>
          <w:color w:val="1C2022"/>
          <w:sz w:val="24"/>
          <w:szCs w:val="24"/>
          <w:lang w:val="en"/>
        </w:rPr>
        <w:instrText xml:space="preserve"> HYPERLINK "https://twitter.com/intent/like?tweet_id=903997679457505280" \o "Like" </w:instrText>
      </w:r>
      <w:r w:rsidR="009E26AC"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"https://twitter.com/ecsprayberry" </w:instrText>
      </w:r>
      <w:r w:rsidR="00C95A5A" w:rsidRPr="00F34767">
        <w:rPr>
          <w:rFonts w:ascii="Georgia" w:eastAsia="Times New Roman" w:hAnsi="Georgia" w:cs="Arial"/>
          <w:color w:val="1C2022"/>
          <w:sz w:val="24"/>
          <w:szCs w:val="24"/>
          <w:lang w:val="en"/>
        </w:rPr>
        <w:fldChar w:fldCharType="separate"/>
      </w:r>
    </w:p>
    <w:p w14:paraId="55AB02A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Emily Sprayberry</w:t>
      </w:r>
      <w:r w:rsidRPr="00F34767">
        <w:rPr>
          <w:rFonts w:ascii="Georgia" w:eastAsia="Times New Roman" w:hAnsi="Georgia" w:cs="Arial"/>
          <w:color w:val="697882"/>
          <w:sz w:val="24"/>
          <w:szCs w:val="24"/>
          <w:u w:val="single"/>
          <w:lang w:val="en"/>
        </w:rPr>
        <w:t>@ecsprayberry</w:t>
      </w:r>
    </w:p>
    <w:p w14:paraId="1C9214DE"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That face you make when you find out it's game day ! </w:t>
      </w:r>
      <w:hyperlink r:id="rId85" w:history="1">
        <w:r w:rsidRPr="00F34767">
          <w:rPr>
            <w:rFonts w:ascii="Georgia" w:eastAsia="Times New Roman" w:hAnsi="Georgia" w:cs="Arial"/>
            <w:color w:val="2B7BB9"/>
            <w:sz w:val="24"/>
            <w:szCs w:val="24"/>
            <w:lang w:val="en"/>
          </w:rPr>
          <w:t>#RollTide</w:t>
        </w:r>
      </w:hyperlink>
      <w:r w:rsidRPr="00F34767">
        <w:rPr>
          <w:rFonts w:ascii="Georgia" w:eastAsia="Times New Roman" w:hAnsi="Georgia" w:cs="Arial"/>
          <w:color w:val="1C2022"/>
          <w:sz w:val="24"/>
          <w:szCs w:val="24"/>
          <w:lang w:val="en"/>
        </w:rPr>
        <w:t xml:space="preserve"> </w:t>
      </w:r>
      <w:hyperlink r:id="rId86" w:history="1">
        <w:r w:rsidRPr="00F34767">
          <w:rPr>
            <w:rFonts w:ascii="Georgia" w:eastAsia="Times New Roman" w:hAnsi="Georgia" w:cs="Arial"/>
            <w:color w:val="2B7BB9"/>
            <w:sz w:val="24"/>
            <w:szCs w:val="24"/>
            <w:lang w:val="en"/>
          </w:rPr>
          <w:t>#RTR</w:t>
        </w:r>
      </w:hyperlink>
      <w:r w:rsidRPr="00F34767">
        <w:rPr>
          <w:rFonts w:ascii="Georgia" w:eastAsia="Times New Roman" w:hAnsi="Georgia" w:cs="Arial"/>
          <w:color w:val="1C2022"/>
          <w:sz w:val="24"/>
          <w:szCs w:val="24"/>
          <w:lang w:val="en"/>
        </w:rPr>
        <w:t xml:space="preserve"> </w:t>
      </w:r>
      <w:hyperlink r:id="rId87" w:history="1">
        <w:r w:rsidRPr="00F34767">
          <w:rPr>
            <w:rFonts w:ascii="Georgia" w:eastAsia="Times New Roman" w:hAnsi="Georgia" w:cs="Arial"/>
            <w:color w:val="2B7BB9"/>
            <w:sz w:val="24"/>
            <w:szCs w:val="24"/>
            <w:lang w:val="en"/>
          </w:rPr>
          <w:t>#SEC</w:t>
        </w:r>
      </w:hyperlink>
      <w:r w:rsidRPr="00F34767">
        <w:rPr>
          <w:rFonts w:ascii="Georgia" w:eastAsia="Times New Roman" w:hAnsi="Georgia" w:cs="Arial"/>
          <w:color w:val="1C2022"/>
          <w:sz w:val="24"/>
          <w:szCs w:val="24"/>
          <w:lang w:val="en"/>
        </w:rPr>
        <w:t xml:space="preserve"> </w:t>
      </w:r>
      <w:hyperlink r:id="rId88"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89" w:history="1">
        <w:r w:rsidRPr="00F34767">
          <w:rPr>
            <w:rFonts w:ascii="Georgia" w:eastAsia="Times New Roman" w:hAnsi="Georgia" w:cs="Arial"/>
            <w:color w:val="2B7BB9"/>
            <w:sz w:val="24"/>
            <w:szCs w:val="24"/>
            <w:lang w:val="en"/>
          </w:rPr>
          <w:t>#stellagracespray</w:t>
        </w:r>
      </w:hyperlink>
    </w:p>
    <w:p w14:paraId="2B374BB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90" w:history="1">
        <w:r w:rsidRPr="00F34767">
          <w:rPr>
            <w:rFonts w:ascii="Georgia" w:eastAsia="Times New Roman" w:hAnsi="Georgia" w:cs="Arial"/>
            <w:color w:val="0000FF"/>
            <w:sz w:val="24"/>
            <w:szCs w:val="24"/>
            <w:u w:val="single"/>
            <w:lang w:val="en"/>
          </w:rPr>
          <w:t>11:06 AM - Sep 2, 2017</w:t>
        </w:r>
      </w:hyperlink>
    </w:p>
    <w:p w14:paraId="03604E67" w14:textId="77777777"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20AC6B42" w14:textId="15CDB160"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Many fans experience college football in places away from the stadium, and this is no less significant than those tourists who attend the game in person (Roseman &amp; Shelley 1988). It is unclear if this tweeter and her daughter featured in the image will attend the Alabama game later in the day, but the </w:t>
      </w:r>
      <w:r w:rsidRPr="00056A38">
        <w:rPr>
          <w:rFonts w:ascii="Georgia" w:eastAsia="Times New Roman" w:hAnsi="Georgia" w:cs="Arial"/>
          <w:sz w:val="24"/>
          <w:szCs w:val="24"/>
        </w:rPr>
        <w:lastRenderedPageBreak/>
        <w:t xml:space="preserve">background of the picture appears to be a house, and the daughter in the foreground is outside in the yard area. Themes of family appear again in this tweet. The featured toddler has no real agency of her own to decide what, if any, college football team she would support. Here, the mother is actively </w:t>
      </w:r>
      <w:r w:rsidR="00914D87">
        <w:rPr>
          <w:rFonts w:ascii="Georgia" w:eastAsia="Times New Roman" w:hAnsi="Georgia" w:cs="Arial"/>
          <w:sz w:val="24"/>
          <w:szCs w:val="24"/>
        </w:rPr>
        <w:t>passing down</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her Alabama fandom to her daughter in hopes that she will continue the tradition of cheering for the Crimson Tide. Just as with other merchandise sales, this tweeter has purchased a trademarked item to express her own fandom, but in this instance, she intends for her daughter to be the expresser. That is, the mother creates a character of her daughter as an Alabama fan</w:t>
      </w:r>
      <w:r w:rsidR="00914D87">
        <w:rPr>
          <w:rFonts w:ascii="Georgia" w:eastAsia="Times New Roman" w:hAnsi="Georgia" w:cs="Arial"/>
          <w:sz w:val="24"/>
          <w:szCs w:val="24"/>
        </w:rPr>
        <w:t>. However,</w:t>
      </w:r>
      <w:r w:rsidRPr="00056A38">
        <w:rPr>
          <w:rFonts w:ascii="Georgia" w:eastAsia="Times New Roman" w:hAnsi="Georgia" w:cs="Arial"/>
          <w:sz w:val="24"/>
          <w:szCs w:val="24"/>
        </w:rPr>
        <w:t xml:space="preserve"> this creation and narration actually expresses her own fandom. In all likelihood, the toddler is not smiling because she realizes that the Alabama team is playing a football game that day, but her mother interprets it as such to her followers. In so doing, she expresses her own fandom as an Alabama supporter and demonstrates that she is committed to the Faith-Family-Football pillars that are tent poles to the SEC fan community and culture.</w:t>
      </w:r>
    </w:p>
    <w:p w14:paraId="119B926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101CAF21" wp14:editId="37773910">
            <wp:extent cx="4099560" cy="4099560"/>
            <wp:effectExtent l="0" t="0" r="0" b="0"/>
            <wp:docPr id="52" name="Picture 52" descr="View image on Twitter">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ew image on Twitter">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inline>
        </w:drawing>
      </w:r>
    </w:p>
    <w:p w14:paraId="184C4194" w14:textId="77777777" w:rsidR="00C95A5A" w:rsidRPr="00F34767" w:rsidRDefault="00CD17C7" w:rsidP="00CD17C7">
      <w:pPr>
        <w:spacing w:after="0" w:line="480" w:lineRule="auto"/>
        <w:contextualSpacing/>
        <w:textAlignment w:val="baseline"/>
        <w:rPr>
          <w:rFonts w:ascii="Georgia" w:eastAsia="Times New Roman" w:hAnsi="Georgia" w:cs="Times New Roman"/>
          <w:color w:val="0000FF"/>
          <w:sz w:val="24"/>
          <w:szCs w:val="24"/>
          <w:u w:val="single"/>
        </w:rPr>
      </w:pPr>
      <w:r w:rsidRPr="00DE6FF7">
        <w:rPr>
          <w:rFonts w:ascii="Georgia" w:eastAsia="Times New Roman" w:hAnsi="Georgia" w:cs="Arial"/>
          <w:color w:val="70AD47" w:themeColor="accent6"/>
          <w:sz w:val="24"/>
          <w:szCs w:val="24"/>
          <w:lang w:val="en"/>
        </w:rPr>
        <w:t>[Gainesville</w:t>
      </w:r>
      <w:r>
        <w:rPr>
          <w:rFonts w:ascii="Georgia" w:eastAsia="Times New Roman" w:hAnsi="Georgia" w:cs="Arial"/>
          <w:color w:val="70AD47" w:themeColor="accent6"/>
          <w:sz w:val="24"/>
          <w:szCs w:val="24"/>
          <w:lang w:val="en"/>
        </w:rPr>
        <w:t xml:space="preserve">, FL: </w:t>
      </w:r>
      <w:r w:rsidRPr="00DE6FF7">
        <w:rPr>
          <w:rFonts w:ascii="Georgia" w:eastAsia="Times New Roman" w:hAnsi="Georgia" w:cs="Arial"/>
          <w:color w:val="70AD47" w:themeColor="accent6"/>
          <w:sz w:val="24"/>
          <w:szCs w:val="24"/>
          <w:lang w:val="en"/>
        </w:rPr>
        <w:t>29.649848, -82.348649</w:t>
      </w:r>
      <w:r>
        <w:rPr>
          <w:rFonts w:ascii="Georgia" w:eastAsia="Times New Roman" w:hAnsi="Georgia" w:cs="Arial"/>
          <w:color w:val="70AD47" w:themeColor="accent6"/>
          <w:sz w:val="24"/>
          <w:szCs w:val="24"/>
          <w:lang w:val="en"/>
        </w:rPr>
        <w:t>]</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"https://twitter.com/brooke_heil" </w:instrText>
      </w:r>
      <w:r w:rsidR="00C95A5A" w:rsidRPr="00F34767">
        <w:rPr>
          <w:rFonts w:ascii="Georgia" w:eastAsia="Times New Roman" w:hAnsi="Georgia" w:cs="Arial"/>
          <w:color w:val="1C2022"/>
          <w:sz w:val="24"/>
          <w:szCs w:val="24"/>
          <w:lang w:val="en"/>
        </w:rPr>
        <w:fldChar w:fldCharType="separate"/>
      </w:r>
    </w:p>
    <w:p w14:paraId="407C7B2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Brooke </w:t>
      </w:r>
      <w:proofErr w:type="spellStart"/>
      <w:r w:rsidRPr="00F34767">
        <w:rPr>
          <w:rFonts w:ascii="Georgia" w:eastAsia="Times New Roman" w:hAnsi="Georgia" w:cs="Arial"/>
          <w:b/>
          <w:bCs/>
          <w:color w:val="0000FF"/>
          <w:sz w:val="24"/>
          <w:szCs w:val="24"/>
          <w:u w:val="single"/>
          <w:lang w:val="en"/>
        </w:rPr>
        <w:t>Heil</w:t>
      </w:r>
      <w:r w:rsidRPr="00F34767">
        <w:rPr>
          <w:rFonts w:ascii="Georgia" w:eastAsia="Times New Roman" w:hAnsi="Georgia" w:cs="Arial"/>
          <w:color w:val="697882"/>
          <w:sz w:val="24"/>
          <w:szCs w:val="24"/>
          <w:u w:val="single"/>
          <w:lang w:val="en"/>
        </w:rPr>
        <w:t>@brooke_heil</w:t>
      </w:r>
      <w:proofErr w:type="spellEnd"/>
    </w:p>
    <w:p w14:paraId="028E0780"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finally </w:t>
      </w:r>
      <w:hyperlink r:id="rId93"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in the swamp! Jeffrey is patiently waiting for the </w:t>
      </w:r>
      <w:hyperlink r:id="rId94" w:history="1">
        <w:r w:rsidRPr="00F34767">
          <w:rPr>
            <w:rFonts w:ascii="Georgia" w:eastAsia="Times New Roman" w:hAnsi="Georgia" w:cs="Arial"/>
            <w:color w:val="2B7BB9"/>
            <w:sz w:val="24"/>
            <w:szCs w:val="24"/>
            <w:lang w:val="en"/>
          </w:rPr>
          <w:t>@UF</w:t>
        </w:r>
      </w:hyperlink>
      <w:r w:rsidRPr="00F34767">
        <w:rPr>
          <w:rFonts w:ascii="Georgia" w:eastAsia="Times New Roman" w:hAnsi="Georgia" w:cs="Arial"/>
          <w:color w:val="1C2022"/>
          <w:sz w:val="24"/>
          <w:szCs w:val="24"/>
          <w:lang w:val="en"/>
        </w:rPr>
        <w:t xml:space="preserve"> game to start. </w:t>
      </w:r>
      <w:hyperlink r:id="rId95" w:history="1">
        <w:r w:rsidRPr="00F34767">
          <w:rPr>
            <w:rFonts w:ascii="Georgia" w:eastAsia="Times New Roman" w:hAnsi="Georgia" w:cs="Arial"/>
            <w:color w:val="2B7BB9"/>
            <w:sz w:val="24"/>
            <w:szCs w:val="24"/>
            <w:lang w:val="en"/>
          </w:rPr>
          <w:t>#GoGators</w:t>
        </w:r>
      </w:hyperlink>
      <w:r w:rsidRPr="00F34767">
        <w:rPr>
          <w:rFonts w:ascii="Georgia" w:eastAsia="Times New Roman" w:hAnsi="Georgia" w:cs="Arial"/>
          <w:color w:val="1C2022"/>
          <w:sz w:val="24"/>
          <w:szCs w:val="24"/>
          <w:lang w:val="en"/>
        </w:rPr>
        <w:t xml:space="preserve"> </w:t>
      </w:r>
    </w:p>
    <w:p w14:paraId="1DC27C0A"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96" w:history="1">
        <w:r w:rsidR="009E26AC" w:rsidRPr="00F34767">
          <w:rPr>
            <w:rFonts w:ascii="Georgia" w:eastAsia="Times New Roman" w:hAnsi="Georgia" w:cs="Arial"/>
            <w:color w:val="0000FF"/>
            <w:sz w:val="24"/>
            <w:szCs w:val="24"/>
            <w:u w:val="single"/>
            <w:lang w:val="en"/>
          </w:rPr>
          <w:t>1:01 PM - Sep 5, 2015</w:t>
        </w:r>
      </w:hyperlink>
    </w:p>
    <w:p w14:paraId="491D4A8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3BFEA31" w14:textId="0336FBCD" w:rsidR="00F34767"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user appropriates her dog’s existence to express her football fandom much like the mother in the last tweet did</w:t>
      </w:r>
      <w:r w:rsidR="00914D87">
        <w:rPr>
          <w:rFonts w:ascii="Georgia" w:eastAsia="Times New Roman" w:hAnsi="Georgia" w:cs="Arial"/>
          <w:sz w:val="24"/>
          <w:szCs w:val="24"/>
        </w:rPr>
        <w:t xml:space="preserve"> with her daughter</w:t>
      </w:r>
      <w:r w:rsidRPr="00056A38">
        <w:rPr>
          <w:rFonts w:ascii="Georgia" w:eastAsia="Times New Roman" w:hAnsi="Georgia" w:cs="Arial"/>
          <w:sz w:val="24"/>
          <w:szCs w:val="24"/>
        </w:rPr>
        <w:t xml:space="preserve">. This dog, Jeffrey, is being used as a prop to express his owner’s excitement for Florida football. The owner purchased an officially licensed Florida collar and jersey </w:t>
      </w:r>
      <w:r w:rsidRPr="00056A38">
        <w:rPr>
          <w:rFonts w:ascii="Georgia" w:eastAsia="Times New Roman" w:hAnsi="Georgia" w:cs="Arial"/>
          <w:sz w:val="24"/>
          <w:szCs w:val="24"/>
        </w:rPr>
        <w:lastRenderedPageBreak/>
        <w:t>for Jeffrey and pretends that his facing the television demonstrates a similar anticipation for the upcoming contest to her own. This is a clear example of anthropomorphism, a phenomenon by which people ascribe human traits and characteristics to nonhuman agents (Epley et al. 2013). And while this fan tweets this cute anthropomorphic scene to connect with other football fans, Jeff himself probably does</w:t>
      </w:r>
      <w:r w:rsidR="00423B3D">
        <w:rPr>
          <w:rFonts w:ascii="Georgia" w:eastAsia="Times New Roman" w:hAnsi="Georgia" w:cs="Arial"/>
          <w:sz w:val="24"/>
          <w:szCs w:val="24"/>
        </w:rPr>
        <w:t>n’</w:t>
      </w:r>
      <w:r w:rsidRPr="00056A38">
        <w:rPr>
          <w:rFonts w:ascii="Georgia" w:eastAsia="Times New Roman" w:hAnsi="Georgia" w:cs="Arial"/>
          <w:sz w:val="24"/>
          <w:szCs w:val="24"/>
        </w:rPr>
        <w:t>t care much whether the team in jerseys similar to his own wins or not.</w:t>
      </w:r>
    </w:p>
    <w:p w14:paraId="74881D88" w14:textId="77777777" w:rsidR="009E26AC" w:rsidRPr="00F34767" w:rsidRDefault="009E26AC" w:rsidP="00F34767">
      <w:pPr>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Beyond the utilization of a pet to express one’s own fandom, this tweet shows a gameday experience away from the stadium. Instead of tailgating, this tweeter has chosen to watch the game from the comfort of her own home. The television looks adequately big enough with a high enough definition to allow for an optimal viewing experience, one that many fans choose. These remote fans can use media and television to construct virtual spaces of belonging that still allow them to feel the game and perform their fandom even in their state of diaspora (Baker 2018). Jeffery, probably a usual character around the home, helps this tweeter perform her fandom even as she is excited for the game to happen where she is not (the Swamp, Florida’s football stadium).</w:t>
      </w:r>
    </w:p>
    <w:p w14:paraId="24E1F26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73D4FDDD" wp14:editId="4D1C0C6F">
            <wp:extent cx="5372100" cy="4029075"/>
            <wp:effectExtent l="0" t="0" r="0" b="9525"/>
            <wp:docPr id="50" name="Picture 50" descr="View image on Twitte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ew image on Twitter">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0B1D26F9" w14:textId="77777777" w:rsidR="00C95A5A" w:rsidRPr="00CD17C7" w:rsidRDefault="00CD17C7" w:rsidP="00CD17C7">
      <w:pPr>
        <w:tabs>
          <w:tab w:val="left" w:pos="7092"/>
        </w:tabs>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99" w:history="1">
        <w:r w:rsidRPr="00CD17C7">
          <w:rPr>
            <w:rStyle w:val="Hyperlink"/>
            <w:rFonts w:ascii="Georgia" w:eastAsia="Times New Roman" w:hAnsi="Georgia" w:cs="Arial"/>
            <w:color w:val="70AD47" w:themeColor="accent6"/>
            <w:sz w:val="24"/>
            <w:szCs w:val="24"/>
            <w:lang w:val="en"/>
          </w:rPr>
          <w:t>Barbara Ann's Place</w:t>
        </w:r>
      </w:hyperlink>
      <w:r w:rsidRPr="00CD17C7">
        <w:rPr>
          <w:rFonts w:ascii="Georgia" w:eastAsia="Times New Roman" w:hAnsi="Georgia" w:cs="Arial"/>
          <w:color w:val="70AD47" w:themeColor="accent6"/>
          <w:sz w:val="24"/>
          <w:szCs w:val="24"/>
          <w:lang w:val="en"/>
        </w:rPr>
        <w:t xml:space="preserve"> – Eldridge, AL: 33.924374, -87.622680]</w:t>
      </w:r>
      <w:r w:rsidRPr="00CD17C7">
        <w:rPr>
          <w:rFonts w:ascii="Georgia" w:eastAsia="Times New Roman" w:hAnsi="Georgia" w:cs="Arial"/>
          <w:color w:val="70AD47" w:themeColor="accent6"/>
          <w:sz w:val="24"/>
          <w:szCs w:val="24"/>
          <w:lang w:val="en"/>
        </w:rPr>
        <w:tab/>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"https://twitter.com/one_southernman" </w:instrText>
      </w:r>
      <w:r w:rsidR="00C95A5A" w:rsidRPr="00F34767">
        <w:rPr>
          <w:rFonts w:ascii="Georgia" w:eastAsia="Times New Roman" w:hAnsi="Georgia" w:cs="Arial"/>
          <w:color w:val="1C2022"/>
          <w:sz w:val="24"/>
          <w:szCs w:val="24"/>
          <w:lang w:val="en"/>
        </w:rPr>
        <w:fldChar w:fldCharType="separate"/>
      </w:r>
    </w:p>
    <w:p w14:paraId="786CD1D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proofErr w:type="spellStart"/>
      <w:r w:rsidRPr="00F34767">
        <w:rPr>
          <w:rFonts w:ascii="Georgia" w:eastAsia="Times New Roman" w:hAnsi="Georgia" w:cs="Arial"/>
          <w:b/>
          <w:bCs/>
          <w:color w:val="0000FF"/>
          <w:sz w:val="24"/>
          <w:szCs w:val="24"/>
          <w:u w:val="single"/>
          <w:lang w:val="en"/>
        </w:rPr>
        <w:t>OneSouthernMan</w:t>
      </w:r>
      <w:r w:rsidRPr="00F34767">
        <w:rPr>
          <w:rFonts w:ascii="Georgia" w:eastAsia="Times New Roman" w:hAnsi="Georgia" w:cs="Arial"/>
          <w:color w:val="697882"/>
          <w:sz w:val="24"/>
          <w:szCs w:val="24"/>
          <w:u w:val="single"/>
          <w:lang w:val="en"/>
        </w:rPr>
        <w:t>@one_southernman</w:t>
      </w:r>
      <w:proofErr w:type="spellEnd"/>
    </w:p>
    <w:p w14:paraId="01BBAFA1" w14:textId="77777777" w:rsidR="009E26AC"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Stopped at </w:t>
      </w:r>
      <w:hyperlink r:id="rId100" w:history="1">
        <w:r w:rsidRPr="00F34767">
          <w:rPr>
            <w:rFonts w:ascii="Georgia" w:eastAsia="Times New Roman" w:hAnsi="Georgia" w:cs="Arial"/>
            <w:color w:val="2B7BB9"/>
            <w:sz w:val="24"/>
            <w:szCs w:val="24"/>
            <w:lang w:val="en"/>
          </w:rPr>
          <w:t>#barbaraann</w:t>
        </w:r>
      </w:hyperlink>
      <w:r w:rsidRPr="00F34767">
        <w:rPr>
          <w:rFonts w:ascii="Georgia" w:eastAsia="Times New Roman" w:hAnsi="Georgia" w:cs="Arial"/>
          <w:color w:val="1C2022"/>
          <w:sz w:val="24"/>
          <w:szCs w:val="24"/>
          <w:lang w:val="en"/>
        </w:rPr>
        <w:t xml:space="preserve">’s in </w:t>
      </w:r>
      <w:hyperlink r:id="rId101" w:history="1">
        <w:r w:rsidRPr="00F34767">
          <w:rPr>
            <w:rFonts w:ascii="Georgia" w:eastAsia="Times New Roman" w:hAnsi="Georgia" w:cs="Arial"/>
            <w:color w:val="2B7BB9"/>
            <w:sz w:val="24"/>
            <w:szCs w:val="24"/>
            <w:lang w:val="en"/>
          </w:rPr>
          <w:t>#Eldridge</w:t>
        </w:r>
      </w:hyperlink>
      <w:r w:rsidRPr="00F34767">
        <w:rPr>
          <w:rFonts w:ascii="Georgia" w:eastAsia="Times New Roman" w:hAnsi="Georgia" w:cs="Arial"/>
          <w:color w:val="1C2022"/>
          <w:sz w:val="24"/>
          <w:szCs w:val="24"/>
          <w:lang w:val="en"/>
        </w:rPr>
        <w:t xml:space="preserve"> </w:t>
      </w:r>
      <w:hyperlink r:id="rId102" w:history="1">
        <w:r w:rsidRPr="00F34767">
          <w:rPr>
            <w:rFonts w:ascii="Georgia" w:eastAsia="Times New Roman" w:hAnsi="Georgia" w:cs="Arial"/>
            <w:color w:val="2B7BB9"/>
            <w:sz w:val="24"/>
            <w:szCs w:val="24"/>
            <w:lang w:val="en"/>
          </w:rPr>
          <w:t>#Alabama</w:t>
        </w:r>
      </w:hyperlink>
      <w:r w:rsidRPr="00F34767">
        <w:rPr>
          <w:rFonts w:ascii="Georgia" w:eastAsia="Times New Roman" w:hAnsi="Georgia" w:cs="Arial"/>
          <w:color w:val="1C2022"/>
          <w:sz w:val="24"/>
          <w:szCs w:val="24"/>
          <w:lang w:val="en"/>
        </w:rPr>
        <w:t xml:space="preserve">. God Bless </w:t>
      </w:r>
      <w:hyperlink r:id="rId103" w:history="1">
        <w:r w:rsidRPr="00F34767">
          <w:rPr>
            <w:rFonts w:ascii="Georgia" w:eastAsia="Times New Roman" w:hAnsi="Georgia" w:cs="Arial"/>
            <w:color w:val="2B7BB9"/>
            <w:sz w:val="24"/>
            <w:szCs w:val="24"/>
            <w:lang w:val="en"/>
          </w:rPr>
          <w:t>#Dixie</w:t>
        </w:r>
      </w:hyperlink>
      <w:r w:rsidRPr="00F34767">
        <w:rPr>
          <w:rFonts w:ascii="Georgia" w:eastAsia="Times New Roman" w:hAnsi="Georgia" w:cs="Arial"/>
          <w:color w:val="1C2022"/>
          <w:sz w:val="24"/>
          <w:szCs w:val="24"/>
          <w:lang w:val="en"/>
        </w:rPr>
        <w:t xml:space="preserve"> </w:t>
      </w:r>
      <w:hyperlink r:id="rId104" w:history="1">
        <w:r w:rsidRPr="00F34767">
          <w:rPr>
            <w:rFonts w:ascii="Georgia" w:eastAsia="Times New Roman" w:hAnsi="Georgia" w:cs="Arial"/>
            <w:color w:val="2B7BB9"/>
            <w:sz w:val="24"/>
            <w:szCs w:val="24"/>
            <w:lang w:val="en"/>
          </w:rPr>
          <w:t>#RollTide</w:t>
        </w:r>
      </w:hyperlink>
      <w:r w:rsidRPr="00F34767">
        <w:rPr>
          <w:rFonts w:ascii="Georgia" w:eastAsia="Times New Roman" w:hAnsi="Georgia" w:cs="Arial"/>
          <w:color w:val="1C2022"/>
          <w:sz w:val="24"/>
          <w:szCs w:val="24"/>
          <w:lang w:val="en"/>
        </w:rPr>
        <w:t xml:space="preserve"> </w:t>
      </w:r>
      <w:hyperlink r:id="rId105" w:history="1">
        <w:r w:rsidRPr="00F34767">
          <w:rPr>
            <w:rFonts w:ascii="Georgia" w:eastAsia="Times New Roman" w:hAnsi="Georgia" w:cs="Arial"/>
            <w:color w:val="2B7BB9"/>
            <w:sz w:val="24"/>
            <w:szCs w:val="24"/>
            <w:lang w:val="en"/>
          </w:rPr>
          <w:t>@AlabamaFTBL</w:t>
        </w:r>
      </w:hyperlink>
    </w:p>
    <w:p w14:paraId="184D6AB7"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06" w:history="1">
        <w:r w:rsidR="009E26AC" w:rsidRPr="00F34767">
          <w:rPr>
            <w:rFonts w:ascii="Georgia" w:eastAsia="Times New Roman" w:hAnsi="Georgia" w:cs="Arial"/>
            <w:color w:val="0000FF"/>
            <w:sz w:val="24"/>
            <w:szCs w:val="24"/>
            <w:u w:val="single"/>
            <w:lang w:val="en"/>
          </w:rPr>
          <w:t>2:36 PM - Sep 30, 2017</w:t>
        </w:r>
      </w:hyperlink>
    </w:p>
    <w:p w14:paraId="6D039CF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EA88558" w14:textId="71876D26" w:rsidR="00F34767" w:rsidRDefault="009E26AC" w:rsidP="00A177E1">
      <w:pPr>
        <w:pStyle w:val="ListParagraph"/>
        <w:numPr>
          <w:ilvl w:val="0"/>
          <w:numId w:val="11"/>
        </w:numPr>
        <w:spacing w:after="0" w:line="480" w:lineRule="auto"/>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is an example of an expression of fandom that directly conflates football fandom with larger contested </w:t>
      </w:r>
      <w:r w:rsidR="00914D87">
        <w:rPr>
          <w:rFonts w:ascii="Georgia" w:eastAsia="Times New Roman" w:hAnsi="Georgia" w:cs="Arial"/>
          <w:sz w:val="24"/>
          <w:szCs w:val="24"/>
        </w:rPr>
        <w:t xml:space="preserve">regional </w:t>
      </w:r>
      <w:r w:rsidRPr="00056A38">
        <w:rPr>
          <w:rFonts w:ascii="Georgia" w:eastAsia="Times New Roman" w:hAnsi="Georgia" w:cs="Arial"/>
          <w:sz w:val="24"/>
          <w:szCs w:val="24"/>
        </w:rPr>
        <w:t xml:space="preserve">cultures. This anonymous account by the </w:t>
      </w:r>
      <w:r w:rsidR="00423B3D" w:rsidRPr="00423B3D">
        <w:rPr>
          <w:rFonts w:ascii="Georgia" w:eastAsia="Times New Roman" w:hAnsi="Georgia" w:cs="Arial"/>
          <w:sz w:val="24"/>
          <w:szCs w:val="24"/>
        </w:rPr>
        <w:t>pseudonym</w:t>
      </w:r>
      <w:r w:rsidR="00423B3D">
        <w:rPr>
          <w:rFonts w:ascii="Georgia" w:eastAsia="Times New Roman" w:hAnsi="Georgia" w:cs="Arial"/>
          <w:sz w:val="24"/>
          <w:szCs w:val="24"/>
        </w:rPr>
        <w:t xml:space="preserve"> </w:t>
      </w:r>
      <w:r w:rsidRPr="00056A38">
        <w:rPr>
          <w:rFonts w:ascii="Georgia" w:eastAsia="Times New Roman" w:hAnsi="Georgia" w:cs="Arial"/>
          <w:sz w:val="24"/>
          <w:szCs w:val="24"/>
        </w:rPr>
        <w:t>“</w:t>
      </w:r>
      <w:proofErr w:type="spellStart"/>
      <w:r w:rsidRPr="00056A38">
        <w:rPr>
          <w:rFonts w:ascii="Georgia" w:eastAsia="Times New Roman" w:hAnsi="Georgia" w:cs="Arial"/>
          <w:sz w:val="24"/>
          <w:szCs w:val="24"/>
        </w:rPr>
        <w:t>OneSouthernMan</w:t>
      </w:r>
      <w:proofErr w:type="spellEnd"/>
      <w:r w:rsidRPr="00056A38">
        <w:rPr>
          <w:rFonts w:ascii="Georgia" w:eastAsia="Times New Roman" w:hAnsi="Georgia" w:cs="Arial"/>
          <w:sz w:val="24"/>
          <w:szCs w:val="24"/>
        </w:rPr>
        <w:t xml:space="preserve">,” </w:t>
      </w:r>
      <w:r w:rsidR="00914D87">
        <w:rPr>
          <w:rFonts w:ascii="Georgia" w:eastAsia="Times New Roman" w:hAnsi="Georgia" w:cs="Arial"/>
          <w:sz w:val="24"/>
          <w:szCs w:val="24"/>
        </w:rPr>
        <w:t>proclaims himself</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in his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bio a “Connoisseur of Everything Southern” including food, Southern belles, guns, politics, and SEC football. It is telling that his perception of Southern-ness </w:t>
      </w:r>
      <w:r w:rsidRPr="00056A38">
        <w:rPr>
          <w:rFonts w:ascii="Georgia" w:eastAsia="Times New Roman" w:hAnsi="Georgia" w:cs="Arial"/>
          <w:sz w:val="24"/>
          <w:szCs w:val="24"/>
        </w:rPr>
        <w:lastRenderedPageBreak/>
        <w:t xml:space="preserve">includes college, specifically SEC, football. This tweet’s textual content </w:t>
      </w:r>
      <w:r w:rsidR="00914D87">
        <w:rPr>
          <w:rFonts w:ascii="Georgia" w:eastAsia="Times New Roman" w:hAnsi="Georgia" w:cs="Arial"/>
          <w:sz w:val="24"/>
          <w:szCs w:val="24"/>
        </w:rPr>
        <w:t>contains</w:t>
      </w:r>
      <w:r w:rsidRPr="00056A38">
        <w:rPr>
          <w:rFonts w:ascii="Georgia" w:eastAsia="Times New Roman" w:hAnsi="Georgia" w:cs="Arial"/>
          <w:sz w:val="24"/>
          <w:szCs w:val="24"/>
        </w:rPr>
        <w:t xml:space="preserve"> the language of SEC football, but the image tells a much different story. The </w:t>
      </w:r>
      <w:r w:rsidR="00914D87">
        <w:rPr>
          <w:rFonts w:ascii="Georgia" w:eastAsia="Times New Roman" w:hAnsi="Georgia" w:cs="Arial"/>
          <w:sz w:val="24"/>
          <w:szCs w:val="24"/>
        </w:rPr>
        <w:t>photo</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shows a collection of pamphlets, the left on icons of the Confederacy and the right on Christianity. The Lost Cause ideology in the South</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evocative of the defeated Confederacy and its Antebellum predecessor</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is a powerful, active, and potent mindset in the </w:t>
      </w:r>
      <w:r w:rsidR="00A177E1">
        <w:rPr>
          <w:rFonts w:ascii="Georgia" w:eastAsia="Times New Roman" w:hAnsi="Georgia" w:cs="Arial"/>
          <w:sz w:val="24"/>
          <w:szCs w:val="24"/>
        </w:rPr>
        <w:t>region</w:t>
      </w:r>
      <w:r w:rsidR="00A177E1" w:rsidRPr="00056A38">
        <w:rPr>
          <w:rFonts w:ascii="Georgia" w:eastAsia="Times New Roman" w:hAnsi="Georgia" w:cs="Arial"/>
          <w:sz w:val="24"/>
          <w:szCs w:val="24"/>
        </w:rPr>
        <w:t xml:space="preserve"> </w:t>
      </w:r>
      <w:r w:rsidRPr="00056A38">
        <w:rPr>
          <w:rFonts w:ascii="Georgia" w:eastAsia="Times New Roman" w:hAnsi="Georgia" w:cs="Arial"/>
          <w:sz w:val="24"/>
          <w:szCs w:val="24"/>
        </w:rPr>
        <w:t>today</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w:t>
      </w:r>
      <w:r w:rsidR="00A177E1">
        <w:rPr>
          <w:rFonts w:ascii="Georgia" w:eastAsia="Times New Roman" w:hAnsi="Georgia" w:cs="Arial"/>
          <w:sz w:val="24"/>
          <w:szCs w:val="24"/>
        </w:rPr>
        <w:t>Thi</w:t>
      </w:r>
      <w:r w:rsidR="00DC6547">
        <w:rPr>
          <w:rFonts w:ascii="Georgia" w:eastAsia="Times New Roman" w:hAnsi="Georgia" w:cs="Arial"/>
          <w:sz w:val="24"/>
          <w:szCs w:val="24"/>
        </w:rPr>
        <w:t>s</w:t>
      </w:r>
      <w:r w:rsidR="00A177E1">
        <w:rPr>
          <w:rFonts w:ascii="Georgia" w:eastAsia="Times New Roman" w:hAnsi="Georgia" w:cs="Arial"/>
          <w:sz w:val="24"/>
          <w:szCs w:val="24"/>
        </w:rPr>
        <w:t xml:space="preserve"> misremembered, white-</w:t>
      </w:r>
      <w:r w:rsidR="00A177E1" w:rsidRPr="00A177E1">
        <w:rPr>
          <w:rFonts w:ascii="Georgia" w:eastAsia="Times New Roman" w:hAnsi="Georgia" w:cs="Arial"/>
          <w:sz w:val="24"/>
          <w:szCs w:val="24"/>
        </w:rPr>
        <w:t>supremacist</w:t>
      </w:r>
      <w:r w:rsidR="00A177E1">
        <w:rPr>
          <w:rFonts w:ascii="Georgia" w:eastAsia="Times New Roman" w:hAnsi="Georgia" w:cs="Arial"/>
          <w:sz w:val="24"/>
          <w:szCs w:val="24"/>
        </w:rPr>
        <w:t xml:space="preserve"> collective memory </w:t>
      </w:r>
      <w:r w:rsidRPr="00056A38">
        <w:rPr>
          <w:rFonts w:ascii="Georgia" w:eastAsia="Times New Roman" w:hAnsi="Georgia" w:cs="Arial"/>
          <w:sz w:val="24"/>
          <w:szCs w:val="24"/>
        </w:rPr>
        <w:t xml:space="preserve">is often </w:t>
      </w:r>
      <w:r w:rsidR="00A177E1">
        <w:rPr>
          <w:rFonts w:ascii="Georgia" w:eastAsia="Times New Roman" w:hAnsi="Georgia" w:cs="Arial"/>
          <w:sz w:val="24"/>
          <w:szCs w:val="24"/>
        </w:rPr>
        <w:t xml:space="preserve">emotionally </w:t>
      </w:r>
      <w:r w:rsidRPr="00056A38">
        <w:rPr>
          <w:rFonts w:ascii="Georgia" w:eastAsia="Times New Roman" w:hAnsi="Georgia" w:cs="Arial"/>
          <w:sz w:val="24"/>
          <w:szCs w:val="24"/>
        </w:rPr>
        <w:t xml:space="preserve">connected to </w:t>
      </w:r>
      <w:r w:rsidR="00A177E1">
        <w:rPr>
          <w:rFonts w:ascii="Georgia" w:eastAsia="Times New Roman" w:hAnsi="Georgia" w:cs="Arial"/>
          <w:sz w:val="24"/>
          <w:szCs w:val="24"/>
        </w:rPr>
        <w:t xml:space="preserve">the icons of </w:t>
      </w:r>
      <w:r w:rsidRPr="00056A38">
        <w:rPr>
          <w:rFonts w:ascii="Georgia" w:eastAsia="Times New Roman" w:hAnsi="Georgia" w:cs="Arial"/>
          <w:sz w:val="24"/>
          <w:szCs w:val="24"/>
        </w:rPr>
        <w:t>the Confederacy’s flag and heroic generals</w:t>
      </w:r>
      <w:r w:rsidR="00A177E1">
        <w:rPr>
          <w:rFonts w:ascii="Georgia" w:eastAsia="Times New Roman" w:hAnsi="Georgia" w:cs="Arial"/>
          <w:sz w:val="24"/>
          <w:szCs w:val="24"/>
        </w:rPr>
        <w:t xml:space="preserve"> </w:t>
      </w:r>
      <w:r w:rsidR="00A177E1" w:rsidRPr="00056A38">
        <w:rPr>
          <w:rFonts w:ascii="Georgia" w:eastAsia="Times New Roman" w:hAnsi="Georgia" w:cs="Arial"/>
          <w:sz w:val="24"/>
          <w:szCs w:val="24"/>
        </w:rPr>
        <w:t>(</w:t>
      </w:r>
      <w:proofErr w:type="spellStart"/>
      <w:r w:rsidR="00A177E1" w:rsidRPr="00056A38">
        <w:rPr>
          <w:rFonts w:ascii="Georgia" w:eastAsia="Times New Roman" w:hAnsi="Georgia" w:cs="Arial"/>
          <w:sz w:val="24"/>
          <w:szCs w:val="24"/>
        </w:rPr>
        <w:t>Bohland</w:t>
      </w:r>
      <w:proofErr w:type="spellEnd"/>
      <w:r w:rsidR="00A177E1" w:rsidRPr="00056A38">
        <w:rPr>
          <w:rFonts w:ascii="Georgia" w:eastAsia="Times New Roman" w:hAnsi="Georgia" w:cs="Arial"/>
          <w:sz w:val="24"/>
          <w:szCs w:val="24"/>
        </w:rPr>
        <w:t xml:space="preserve"> 2013)</w:t>
      </w:r>
      <w:r w:rsidRPr="00056A38">
        <w:rPr>
          <w:rFonts w:ascii="Georgia" w:eastAsia="Times New Roman" w:hAnsi="Georgia" w:cs="Arial"/>
          <w:sz w:val="24"/>
          <w:szCs w:val="24"/>
        </w:rPr>
        <w:t xml:space="preserve">, all </w:t>
      </w:r>
      <w:r w:rsidR="00A177E1">
        <w:rPr>
          <w:rFonts w:ascii="Georgia" w:eastAsia="Times New Roman" w:hAnsi="Georgia" w:cs="Arial"/>
          <w:sz w:val="24"/>
          <w:szCs w:val="24"/>
        </w:rPr>
        <w:t>of which are prominently displayed</w:t>
      </w:r>
      <w:r w:rsidR="00A177E1" w:rsidRPr="00056A38">
        <w:rPr>
          <w:rFonts w:ascii="Georgia" w:eastAsia="Times New Roman" w:hAnsi="Georgia" w:cs="Arial"/>
          <w:sz w:val="24"/>
          <w:szCs w:val="24"/>
        </w:rPr>
        <w:t xml:space="preserve"> </w:t>
      </w:r>
      <w:r w:rsidRPr="00056A38">
        <w:rPr>
          <w:rFonts w:ascii="Georgia" w:eastAsia="Times New Roman" w:hAnsi="Georgia" w:cs="Arial"/>
          <w:sz w:val="24"/>
          <w:szCs w:val="24"/>
        </w:rPr>
        <w:t>in these pamphlets.</w:t>
      </w:r>
      <w:r w:rsidR="00341966">
        <w:rPr>
          <w:rFonts w:ascii="Georgia" w:eastAsia="Times New Roman" w:hAnsi="Georgia" w:cs="Arial"/>
          <w:sz w:val="24"/>
          <w:szCs w:val="24"/>
        </w:rPr>
        <w:t xml:space="preserve"> The placement of religious pamphlets b</w:t>
      </w:r>
      <w:r w:rsidR="00A177E1">
        <w:rPr>
          <w:rFonts w:ascii="Georgia" w:eastAsia="Times New Roman" w:hAnsi="Georgia" w:cs="Arial"/>
          <w:sz w:val="24"/>
          <w:szCs w:val="24"/>
        </w:rPr>
        <w:t>eside</w:t>
      </w:r>
      <w:r w:rsidR="00341966">
        <w:rPr>
          <w:rFonts w:ascii="Georgia" w:eastAsia="Times New Roman" w:hAnsi="Georgia" w:cs="Arial"/>
          <w:sz w:val="24"/>
          <w:szCs w:val="24"/>
        </w:rPr>
        <w:t xml:space="preserve"> th</w:t>
      </w:r>
      <w:r w:rsidR="00A177E1">
        <w:rPr>
          <w:rFonts w:ascii="Georgia" w:eastAsia="Times New Roman" w:hAnsi="Georgia" w:cs="Arial"/>
          <w:sz w:val="24"/>
          <w:szCs w:val="24"/>
        </w:rPr>
        <w:t>e</w:t>
      </w:r>
      <w:r w:rsidR="00341966">
        <w:rPr>
          <w:rFonts w:ascii="Georgia" w:eastAsia="Times New Roman" w:hAnsi="Georgia" w:cs="Arial"/>
          <w:sz w:val="24"/>
          <w:szCs w:val="24"/>
        </w:rPr>
        <w:t xml:space="preserve"> confederate </w:t>
      </w:r>
      <w:r w:rsidR="00A177E1">
        <w:rPr>
          <w:rFonts w:ascii="Georgia" w:eastAsia="Times New Roman" w:hAnsi="Georgia" w:cs="Arial"/>
          <w:sz w:val="24"/>
          <w:szCs w:val="24"/>
        </w:rPr>
        <w:t>ones</w:t>
      </w:r>
      <w:r w:rsidR="00341966">
        <w:rPr>
          <w:rFonts w:ascii="Georgia" w:eastAsia="Times New Roman" w:hAnsi="Georgia" w:cs="Arial"/>
          <w:sz w:val="24"/>
          <w:szCs w:val="24"/>
        </w:rPr>
        <w:t xml:space="preserve"> and the invocation of Go</w:t>
      </w:r>
      <w:r w:rsidR="00A177E1">
        <w:rPr>
          <w:rFonts w:ascii="Georgia" w:eastAsia="Times New Roman" w:hAnsi="Georgia" w:cs="Arial"/>
          <w:sz w:val="24"/>
          <w:szCs w:val="24"/>
        </w:rPr>
        <w:t>d in the tweet represent</w:t>
      </w:r>
      <w:r w:rsidR="00341966">
        <w:rPr>
          <w:rFonts w:ascii="Georgia" w:eastAsia="Times New Roman" w:hAnsi="Georgia" w:cs="Arial"/>
          <w:sz w:val="24"/>
          <w:szCs w:val="24"/>
        </w:rPr>
        <w:t xml:space="preserve"> the extent to which </w:t>
      </w:r>
      <w:r w:rsidR="006B4EB8">
        <w:rPr>
          <w:rFonts w:ascii="Georgia" w:eastAsia="Times New Roman" w:hAnsi="Georgia" w:cs="Arial"/>
          <w:sz w:val="24"/>
          <w:szCs w:val="24"/>
        </w:rPr>
        <w:t xml:space="preserve">the Lost </w:t>
      </w:r>
      <w:r w:rsidR="008D087B">
        <w:rPr>
          <w:rFonts w:ascii="Georgia" w:eastAsia="Times New Roman" w:hAnsi="Georgia" w:cs="Arial"/>
          <w:sz w:val="24"/>
          <w:szCs w:val="24"/>
        </w:rPr>
        <w:t>Cause</w:t>
      </w:r>
      <w:r w:rsidR="006B4EB8">
        <w:rPr>
          <w:rFonts w:ascii="Georgia" w:eastAsia="Times New Roman" w:hAnsi="Georgia" w:cs="Arial"/>
          <w:sz w:val="24"/>
          <w:szCs w:val="24"/>
        </w:rPr>
        <w:t xml:space="preserve"> as a part of a </w:t>
      </w:r>
      <w:r w:rsidR="00341966">
        <w:rPr>
          <w:rFonts w:ascii="Georgia" w:eastAsia="Times New Roman" w:hAnsi="Georgia" w:cs="Arial"/>
          <w:sz w:val="24"/>
          <w:szCs w:val="24"/>
        </w:rPr>
        <w:t>“</w:t>
      </w:r>
      <w:r w:rsidR="00341966" w:rsidRPr="00341966">
        <w:rPr>
          <w:rFonts w:ascii="Georgia" w:eastAsia="Times New Roman" w:hAnsi="Georgia" w:cs="Arial"/>
          <w:sz w:val="24"/>
          <w:szCs w:val="24"/>
        </w:rPr>
        <w:t>white southern identity is tightly bound with the regional population’s fundamentalist religious practices</w:t>
      </w:r>
      <w:r w:rsidR="00341966">
        <w:rPr>
          <w:rFonts w:ascii="Georgia" w:eastAsia="Times New Roman" w:hAnsi="Georgia" w:cs="Arial"/>
          <w:sz w:val="24"/>
          <w:szCs w:val="24"/>
        </w:rPr>
        <w:t xml:space="preserve">” (Webster &amp; </w:t>
      </w:r>
      <w:proofErr w:type="spellStart"/>
      <w:r w:rsidR="00341966">
        <w:rPr>
          <w:rFonts w:ascii="Georgia" w:eastAsia="Times New Roman" w:hAnsi="Georgia" w:cs="Arial"/>
          <w:sz w:val="24"/>
          <w:szCs w:val="24"/>
        </w:rPr>
        <w:t>Leib</w:t>
      </w:r>
      <w:proofErr w:type="spellEnd"/>
      <w:r w:rsidR="00341966">
        <w:rPr>
          <w:rFonts w:ascii="Georgia" w:eastAsia="Times New Roman" w:hAnsi="Georgia" w:cs="Arial"/>
          <w:sz w:val="24"/>
          <w:szCs w:val="24"/>
        </w:rPr>
        <w:t xml:space="preserve"> 2016, 32).</w:t>
      </w:r>
      <w:r w:rsidRPr="00056A38">
        <w:rPr>
          <w:rFonts w:ascii="Georgia" w:eastAsia="Times New Roman" w:hAnsi="Georgia" w:cs="Arial"/>
          <w:sz w:val="24"/>
          <w:szCs w:val="24"/>
        </w:rPr>
        <w:t xml:space="preserve"> The </w:t>
      </w:r>
      <w:r w:rsidR="006B4EB8">
        <w:rPr>
          <w:rFonts w:ascii="Georgia" w:eastAsia="Times New Roman" w:hAnsi="Georgia" w:cs="Arial"/>
          <w:sz w:val="24"/>
          <w:szCs w:val="24"/>
        </w:rPr>
        <w:t>South</w:t>
      </w:r>
      <w:r w:rsidR="006B4EB8"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is </w:t>
      </w:r>
      <w:r w:rsidR="00341966">
        <w:rPr>
          <w:rFonts w:ascii="Georgia" w:eastAsia="Times New Roman" w:hAnsi="Georgia" w:cs="Arial"/>
          <w:sz w:val="24"/>
          <w:szCs w:val="24"/>
        </w:rPr>
        <w:t>indeed</w:t>
      </w:r>
      <w:r w:rsidR="00341966"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often </w:t>
      </w:r>
      <w:r w:rsidR="00056A38" w:rsidRPr="00056A38">
        <w:rPr>
          <w:rFonts w:ascii="Georgia" w:eastAsia="Times New Roman" w:hAnsi="Georgia" w:cs="Arial"/>
          <w:sz w:val="24"/>
          <w:szCs w:val="24"/>
        </w:rPr>
        <w:t>thought</w:t>
      </w:r>
      <w:r w:rsidRPr="00056A38">
        <w:rPr>
          <w:rFonts w:ascii="Georgia" w:eastAsia="Times New Roman" w:hAnsi="Georgia" w:cs="Arial"/>
          <w:sz w:val="24"/>
          <w:szCs w:val="24"/>
        </w:rPr>
        <w:t xml:space="preserve"> of as the “Bible Belt” of conservative evangelical Christianity (</w:t>
      </w:r>
      <w:proofErr w:type="spellStart"/>
      <w:r w:rsidRPr="00056A38">
        <w:rPr>
          <w:rFonts w:ascii="Georgia" w:eastAsia="Times New Roman" w:hAnsi="Georgia" w:cs="Arial"/>
          <w:sz w:val="24"/>
          <w:szCs w:val="24"/>
        </w:rPr>
        <w:t>Brunn</w:t>
      </w:r>
      <w:proofErr w:type="spellEnd"/>
      <w:r w:rsidRPr="00056A38">
        <w:rPr>
          <w:rFonts w:ascii="Georgia" w:eastAsia="Times New Roman" w:hAnsi="Georgia" w:cs="Arial"/>
          <w:sz w:val="24"/>
          <w:szCs w:val="24"/>
        </w:rPr>
        <w:t xml:space="preserve"> et al. 2011), though the right-hand pamphlets</w:t>
      </w:r>
      <w:r w:rsidR="006B4EB8">
        <w:rPr>
          <w:rFonts w:ascii="Georgia" w:eastAsia="Times New Roman" w:hAnsi="Georgia" w:cs="Arial"/>
          <w:sz w:val="24"/>
          <w:szCs w:val="24"/>
        </w:rPr>
        <w:t xml:space="preserve"> in the photo</w:t>
      </w:r>
      <w:r w:rsidRPr="00056A38">
        <w:rPr>
          <w:rFonts w:ascii="Georgia" w:eastAsia="Times New Roman" w:hAnsi="Georgia" w:cs="Arial"/>
          <w:sz w:val="24"/>
          <w:szCs w:val="24"/>
        </w:rPr>
        <w:t xml:space="preserve"> are not explicitly conservative or evangelical in nature.</w:t>
      </w:r>
      <w:r w:rsidR="00A177E1">
        <w:rPr>
          <w:rFonts w:ascii="Georgia" w:eastAsia="Times New Roman" w:hAnsi="Georgia" w:cs="Arial"/>
          <w:sz w:val="24"/>
          <w:szCs w:val="24"/>
        </w:rPr>
        <w:t xml:space="preserve"> Specifically, the tweeter asks God to bless</w:t>
      </w:r>
      <w:r w:rsidR="00A177E1" w:rsidRPr="00056A38">
        <w:rPr>
          <w:rFonts w:ascii="Georgia" w:eastAsia="Times New Roman" w:hAnsi="Georgia" w:cs="Arial"/>
          <w:sz w:val="24"/>
          <w:szCs w:val="24"/>
        </w:rPr>
        <w:t xml:space="preserve"> “#Dixie.” Dixie is a term evocative of the old Confederate south that is highly charged, radicalized, and strongly identified with in Alabama (Alderman &amp; Beavers 1999, Cooper &amp; Knotts 2017).</w:t>
      </w:r>
    </w:p>
    <w:p w14:paraId="62105902" w14:textId="77777777" w:rsidR="00EF3D2E" w:rsidRPr="00EF3D2E" w:rsidRDefault="00EF3D2E" w:rsidP="00EF3D2E">
      <w:pPr>
        <w:spacing w:after="0" w:line="480" w:lineRule="auto"/>
        <w:jc w:val="both"/>
        <w:textAlignment w:val="baseline"/>
        <w:rPr>
          <w:rFonts w:ascii="Georgia" w:eastAsia="Times New Roman" w:hAnsi="Georgia" w:cs="Arial"/>
          <w:color w:val="FF0000"/>
          <w:sz w:val="24"/>
          <w:szCs w:val="24"/>
        </w:rPr>
      </w:pPr>
      <w:r w:rsidRPr="00EF3D2E">
        <w:rPr>
          <w:rFonts w:ascii="Georgia" w:eastAsia="Times New Roman" w:hAnsi="Georgia" w:cs="Arial"/>
          <w:color w:val="FF0000"/>
          <w:sz w:val="24"/>
          <w:szCs w:val="24"/>
        </w:rPr>
        <w:lastRenderedPageBreak/>
        <w:t>[Pan to map with two points: Eldridge and Bryant-Denny Stadium in Tuscaloosa, AL</w:t>
      </w:r>
      <w:r w:rsidRPr="00EF3D2E">
        <w:rPr>
          <w:rFonts w:ascii="Georgia" w:eastAsia="Times New Roman" w:hAnsi="Georgia" w:cs="Arial"/>
          <w:color w:val="FF0000"/>
          <w:sz w:val="24"/>
          <w:szCs w:val="24"/>
          <w:lang w:val="en"/>
        </w:rPr>
        <w:t>: 33.207665, -87.550469]</w:t>
      </w:r>
    </w:p>
    <w:p w14:paraId="28338BFA" w14:textId="6C785D5B" w:rsid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tweet’s text </w:t>
      </w:r>
      <w:r w:rsidR="00A177E1">
        <w:rPr>
          <w:rFonts w:ascii="Georgia" w:eastAsia="Times New Roman" w:hAnsi="Georgia" w:cs="Arial"/>
          <w:sz w:val="24"/>
          <w:szCs w:val="24"/>
        </w:rPr>
        <w:t xml:space="preserve">also </w:t>
      </w:r>
      <w:r w:rsidRPr="00056A38">
        <w:rPr>
          <w:rFonts w:ascii="Georgia" w:eastAsia="Times New Roman" w:hAnsi="Georgia" w:cs="Arial"/>
          <w:sz w:val="24"/>
          <w:szCs w:val="24"/>
        </w:rPr>
        <w:t xml:space="preserve">uses the hashtag #RollTide, the favorite saying of Alabama fans. It even tags Alabama’s official football account in the tweet. College football, specifically Alabama football, was on </w:t>
      </w:r>
      <w:proofErr w:type="spellStart"/>
      <w:r w:rsidRPr="00056A38">
        <w:rPr>
          <w:rFonts w:ascii="Georgia" w:eastAsia="Times New Roman" w:hAnsi="Georgia" w:cs="Arial"/>
          <w:sz w:val="24"/>
          <w:szCs w:val="24"/>
        </w:rPr>
        <w:t>OneSouthernMan’s</w:t>
      </w:r>
      <w:proofErr w:type="spellEnd"/>
      <w:r w:rsidRPr="00056A38">
        <w:rPr>
          <w:rFonts w:ascii="Georgia" w:eastAsia="Times New Roman" w:hAnsi="Georgia" w:cs="Arial"/>
          <w:sz w:val="24"/>
          <w:szCs w:val="24"/>
        </w:rPr>
        <w:t xml:space="preserve"> mind when he sent this tweet. Why the coupling of Alabama football, Confederate iconography and verbiage, and images of Christianity? Perhaps it is </w:t>
      </w:r>
      <w:r w:rsidR="00D62E51">
        <w:rPr>
          <w:rFonts w:ascii="Georgia" w:eastAsia="Times New Roman" w:hAnsi="Georgia" w:cs="Arial"/>
          <w:sz w:val="24"/>
          <w:szCs w:val="24"/>
        </w:rPr>
        <w:t xml:space="preserve">simply </w:t>
      </w:r>
      <w:r w:rsidRPr="00056A38">
        <w:rPr>
          <w:rFonts w:ascii="Georgia" w:eastAsia="Times New Roman" w:hAnsi="Georgia" w:cs="Arial"/>
          <w:sz w:val="24"/>
          <w:szCs w:val="24"/>
        </w:rPr>
        <w:t>Eldridge</w:t>
      </w:r>
      <w:r w:rsidR="00341966">
        <w:rPr>
          <w:rFonts w:ascii="Georgia" w:eastAsia="Times New Roman" w:hAnsi="Georgia" w:cs="Arial"/>
          <w:sz w:val="24"/>
          <w:szCs w:val="24"/>
        </w:rPr>
        <w:t>, Alabama</w:t>
      </w:r>
      <w:r w:rsidRPr="00056A38">
        <w:rPr>
          <w:rFonts w:ascii="Georgia" w:eastAsia="Times New Roman" w:hAnsi="Georgia" w:cs="Arial"/>
          <w:sz w:val="24"/>
          <w:szCs w:val="24"/>
        </w:rPr>
        <w:t>’s proximity to The University of Alabama</w:t>
      </w:r>
      <w:r w:rsidR="00341966">
        <w:rPr>
          <w:rFonts w:ascii="Georgia" w:eastAsia="Times New Roman" w:hAnsi="Georgia" w:cs="Arial"/>
          <w:sz w:val="24"/>
          <w:szCs w:val="24"/>
        </w:rPr>
        <w:t xml:space="preserve"> in</w:t>
      </w:r>
      <w:r w:rsidRPr="00056A38">
        <w:rPr>
          <w:rFonts w:ascii="Georgia" w:eastAsia="Times New Roman" w:hAnsi="Georgia" w:cs="Arial"/>
          <w:sz w:val="24"/>
          <w:szCs w:val="24"/>
        </w:rPr>
        <w:t xml:space="preserve"> Tuscaloosa. However, since </w:t>
      </w:r>
      <w:proofErr w:type="spellStart"/>
      <w:r w:rsidRPr="00056A38">
        <w:rPr>
          <w:rFonts w:ascii="Georgia" w:eastAsia="Times New Roman" w:hAnsi="Georgia" w:cs="Arial"/>
          <w:sz w:val="24"/>
          <w:szCs w:val="24"/>
        </w:rPr>
        <w:t>OneSouthernMan</w:t>
      </w:r>
      <w:proofErr w:type="spellEnd"/>
      <w:r w:rsidRPr="00056A38">
        <w:rPr>
          <w:rFonts w:ascii="Georgia" w:eastAsia="Times New Roman" w:hAnsi="Georgia" w:cs="Arial"/>
          <w:sz w:val="24"/>
          <w:szCs w:val="24"/>
        </w:rPr>
        <w:t xml:space="preserve"> is an account dedicated to the expression of a decidedly white male Southern identity, this tweeter believes that the Confederacy, Christianity, and Crimson Tide are natural components of this identity. This tweet seems subtle enough, but it </w:t>
      </w:r>
      <w:r w:rsidR="00E517BB">
        <w:rPr>
          <w:rFonts w:ascii="Georgia" w:eastAsia="Times New Roman" w:hAnsi="Georgia" w:cs="Arial"/>
          <w:sz w:val="24"/>
          <w:szCs w:val="24"/>
        </w:rPr>
        <w:t>serves as an example of how “electronic mass media is partly responsible for making the idea of a distinctive South a social reality” (Alderman &amp; Good 1997, 21)</w:t>
      </w:r>
      <w:r w:rsidR="00D62E51">
        <w:rPr>
          <w:rFonts w:ascii="Georgia" w:eastAsia="Times New Roman" w:hAnsi="Georgia" w:cs="Arial"/>
          <w:sz w:val="24"/>
          <w:szCs w:val="24"/>
        </w:rPr>
        <w:t xml:space="preserve"> and how that distinctiveness can push an agenda of exclusivity. This tweet</w:t>
      </w:r>
      <w:r w:rsidR="00E517BB">
        <w:rPr>
          <w:rFonts w:ascii="Georgia" w:eastAsia="Times New Roman" w:hAnsi="Georgia" w:cs="Arial"/>
          <w:sz w:val="24"/>
          <w:szCs w:val="24"/>
        </w:rPr>
        <w:t xml:space="preserve"> </w:t>
      </w:r>
      <w:r w:rsidRPr="00056A38">
        <w:rPr>
          <w:rFonts w:ascii="Georgia" w:eastAsia="Times New Roman" w:hAnsi="Georgia" w:cs="Arial"/>
          <w:sz w:val="24"/>
          <w:szCs w:val="24"/>
        </w:rPr>
        <w:t>is</w:t>
      </w:r>
      <w:r w:rsidR="00E517BB">
        <w:rPr>
          <w:rFonts w:ascii="Georgia" w:eastAsia="Times New Roman" w:hAnsi="Georgia" w:cs="Arial"/>
          <w:sz w:val="24"/>
          <w:szCs w:val="24"/>
        </w:rPr>
        <w:t xml:space="preserve"> also</w:t>
      </w:r>
      <w:r w:rsidRPr="00056A38">
        <w:rPr>
          <w:rFonts w:ascii="Georgia" w:eastAsia="Times New Roman" w:hAnsi="Georgia" w:cs="Arial"/>
          <w:sz w:val="24"/>
          <w:szCs w:val="24"/>
        </w:rPr>
        <w:t xml:space="preserve"> indicative of the depths to which SEC football is entrenched in and intertwined with</w:t>
      </w:r>
      <w:r w:rsidR="00A761E4">
        <w:rPr>
          <w:rFonts w:ascii="Georgia" w:eastAsia="Times New Roman" w:hAnsi="Georgia" w:cs="Arial"/>
          <w:sz w:val="24"/>
          <w:szCs w:val="24"/>
        </w:rPr>
        <w:t xml:space="preserve"> one such idea of a distinctive</w:t>
      </w:r>
      <w:r w:rsidRPr="00056A38">
        <w:rPr>
          <w:rFonts w:ascii="Georgia" w:eastAsia="Times New Roman" w:hAnsi="Georgia" w:cs="Arial"/>
          <w:sz w:val="24"/>
          <w:szCs w:val="24"/>
        </w:rPr>
        <w:t xml:space="preserve"> southern identity</w:t>
      </w:r>
      <w:r w:rsidR="00A761E4">
        <w:rPr>
          <w:rFonts w:ascii="Georgia" w:eastAsia="Times New Roman" w:hAnsi="Georgia" w:cs="Arial"/>
          <w:sz w:val="24"/>
          <w:szCs w:val="24"/>
        </w:rPr>
        <w:t>,</w:t>
      </w:r>
      <w:r w:rsidRPr="00056A38">
        <w:rPr>
          <w:rFonts w:ascii="Georgia" w:eastAsia="Times New Roman" w:hAnsi="Georgia" w:cs="Arial"/>
          <w:sz w:val="24"/>
          <w:szCs w:val="24"/>
        </w:rPr>
        <w:t xml:space="preserve"> and </w:t>
      </w:r>
      <w:r w:rsidR="00A761E4">
        <w:rPr>
          <w:rFonts w:ascii="Georgia" w:eastAsia="Times New Roman" w:hAnsi="Georgia" w:cs="Arial"/>
          <w:sz w:val="24"/>
          <w:szCs w:val="24"/>
        </w:rPr>
        <w:t xml:space="preserve">it </w:t>
      </w:r>
      <w:r w:rsidRPr="00056A38">
        <w:rPr>
          <w:rFonts w:ascii="Georgia" w:eastAsia="Times New Roman" w:hAnsi="Georgia" w:cs="Arial"/>
          <w:sz w:val="24"/>
          <w:szCs w:val="24"/>
        </w:rPr>
        <w:t>calls into question just what and</w:t>
      </w:r>
      <w:r w:rsidR="00C95A5A" w:rsidRPr="00056A38">
        <w:rPr>
          <w:rFonts w:ascii="Georgia" w:eastAsia="Times New Roman" w:hAnsi="Georgia" w:cs="Arial"/>
          <w:sz w:val="24"/>
          <w:szCs w:val="24"/>
        </w:rPr>
        <w:t xml:space="preserve"> for whom that southern-ness</w:t>
      </w:r>
      <w:r w:rsidR="008D087B">
        <w:rPr>
          <w:rFonts w:ascii="Georgia" w:eastAsia="Times New Roman" w:hAnsi="Georgia" w:cs="Arial"/>
          <w:sz w:val="24"/>
          <w:szCs w:val="24"/>
        </w:rPr>
        <w:t xml:space="preserve"> </w:t>
      </w:r>
      <w:r w:rsidR="00C95A5A" w:rsidRPr="00056A38">
        <w:rPr>
          <w:rFonts w:ascii="Georgia" w:eastAsia="Times New Roman" w:hAnsi="Georgia" w:cs="Arial"/>
          <w:sz w:val="24"/>
          <w:szCs w:val="24"/>
        </w:rPr>
        <w:t>is</w:t>
      </w:r>
      <w:r w:rsidR="00056A38">
        <w:rPr>
          <w:rFonts w:ascii="Georgia" w:eastAsia="Times New Roman" w:hAnsi="Georgia" w:cs="Arial"/>
          <w:sz w:val="24"/>
          <w:szCs w:val="24"/>
        </w:rPr>
        <w:t>.</w:t>
      </w:r>
    </w:p>
    <w:p w14:paraId="5C8DBF06" w14:textId="77777777" w:rsidR="00EF3D2E" w:rsidRDefault="00EF3D2E" w:rsidP="00056A38">
      <w:pPr>
        <w:spacing w:after="0" w:line="480" w:lineRule="auto"/>
        <w:ind w:left="1080" w:firstLine="720"/>
        <w:jc w:val="both"/>
        <w:textAlignment w:val="baseline"/>
        <w:rPr>
          <w:rFonts w:ascii="Georgia" w:eastAsia="Times New Roman" w:hAnsi="Georgia" w:cs="Arial"/>
          <w:sz w:val="24"/>
          <w:szCs w:val="24"/>
        </w:rPr>
      </w:pPr>
    </w:p>
    <w:p w14:paraId="44E634C7" w14:textId="77777777" w:rsid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F34767">
        <w:rPr>
          <w:rFonts w:ascii="Georgia" w:eastAsia="Times New Roman" w:hAnsi="Georgia" w:cs="Arial"/>
          <w:noProof/>
          <w:color w:val="2B7BB9"/>
          <w:sz w:val="24"/>
          <w:szCs w:val="24"/>
          <w:bdr w:val="single" w:sz="2" w:space="0" w:color="E1E8ED" w:frame="1"/>
        </w:rPr>
        <w:lastRenderedPageBreak/>
        <w:drawing>
          <wp:inline distT="0" distB="0" distL="0" distR="0" wp14:anchorId="4815CF9F" wp14:editId="07CAE3AD">
            <wp:extent cx="3972560" cy="2979420"/>
            <wp:effectExtent l="0" t="0" r="8890" b="0"/>
            <wp:docPr id="47" name="Picture 47" descr="View image on Twitte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ew image on Twitter">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73260" cy="2979945"/>
                    </a:xfrm>
                    <a:prstGeom prst="rect">
                      <a:avLst/>
                    </a:prstGeom>
                    <a:noFill/>
                    <a:ln>
                      <a:noFill/>
                    </a:ln>
                  </pic:spPr>
                </pic:pic>
              </a:graphicData>
            </a:graphic>
          </wp:inline>
        </w:drawing>
      </w:r>
    </w:p>
    <w:p w14:paraId="4E8389D6" w14:textId="77777777" w:rsidR="009E26AC" w:rsidRP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F34767">
        <w:rPr>
          <w:rFonts w:ascii="Georgia" w:eastAsia="Times New Roman" w:hAnsi="Georgia" w:cs="Arial"/>
          <w:noProof/>
          <w:color w:val="2B7BB9"/>
          <w:sz w:val="24"/>
          <w:szCs w:val="24"/>
          <w:bdr w:val="single" w:sz="2" w:space="0" w:color="E1E8ED" w:frame="1"/>
        </w:rPr>
        <w:drawing>
          <wp:inline distT="0" distB="0" distL="0" distR="0" wp14:anchorId="0D8D2051" wp14:editId="7A1D8D4D">
            <wp:extent cx="3238500" cy="4318000"/>
            <wp:effectExtent l="0" t="0" r="0" b="6350"/>
            <wp:docPr id="46" name="Picture 46" descr="View image on Twitter">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 image on Twitter">
                      <a:hlinkClick r:id="rId107"/>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38500" cy="4318000"/>
                    </a:xfrm>
                    <a:prstGeom prst="rect">
                      <a:avLst/>
                    </a:prstGeom>
                    <a:noFill/>
                    <a:ln>
                      <a:noFill/>
                    </a:ln>
                  </pic:spPr>
                </pic:pic>
              </a:graphicData>
            </a:graphic>
          </wp:inline>
        </w:drawing>
      </w:r>
    </w:p>
    <w:p w14:paraId="274BC4E3" w14:textId="77777777" w:rsidR="00C95A5A" w:rsidRPr="00F34767" w:rsidRDefault="00EF3D2E" w:rsidP="00EF3D2E">
      <w:pPr>
        <w:tabs>
          <w:tab w:val="left" w:pos="2628"/>
        </w:tabs>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10" w:history="1">
        <w:r w:rsidRPr="00EF3D2E">
          <w:rPr>
            <w:rStyle w:val="Hyperlink"/>
            <w:rFonts w:ascii="Georgia" w:eastAsia="Times New Roman" w:hAnsi="Georgia" w:cs="Arial"/>
            <w:color w:val="70AD47" w:themeColor="accent6"/>
            <w:sz w:val="24"/>
            <w:szCs w:val="24"/>
            <w:lang w:val="en"/>
          </w:rPr>
          <w:t>Neyland Stadium</w:t>
        </w:r>
      </w:hyperlink>
      <w:r w:rsidRPr="00EF3D2E">
        <w:rPr>
          <w:rFonts w:ascii="Georgia" w:eastAsia="Times New Roman" w:hAnsi="Georgia" w:cs="Arial"/>
          <w:color w:val="70AD47" w:themeColor="accent6"/>
          <w:sz w:val="24"/>
          <w:szCs w:val="24"/>
          <w:lang w:val="en"/>
        </w:rPr>
        <w:t xml:space="preserve"> – Knoxville, TN: 35.954999, -83.924964]</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"https://twitter.com/Johnsonville" </w:instrText>
      </w:r>
      <w:r w:rsidR="00C95A5A" w:rsidRPr="00F34767">
        <w:rPr>
          <w:rFonts w:ascii="Georgia" w:eastAsia="Times New Roman" w:hAnsi="Georgia" w:cs="Arial"/>
          <w:color w:val="1C2022"/>
          <w:sz w:val="24"/>
          <w:szCs w:val="24"/>
          <w:lang w:val="en"/>
        </w:rPr>
        <w:fldChar w:fldCharType="separate"/>
      </w:r>
    </w:p>
    <w:p w14:paraId="20CD12C1"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lastRenderedPageBreak/>
        <w:t>Johnsonville</w:t>
      </w:r>
    </w:p>
    <w:p w14:paraId="76554B3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@Johnsonville</w:t>
      </w:r>
    </w:p>
    <w:p w14:paraId="4133FD76"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A little morning </w:t>
      </w:r>
      <w:r w:rsidRPr="00F34767">
        <w:rPr>
          <w:rFonts w:ascii="Georgia" w:eastAsia="Times New Roman" w:hAnsi="Georgia" w:cs="Arial"/>
          <w:noProof/>
          <w:color w:val="1C2022"/>
          <w:sz w:val="24"/>
          <w:szCs w:val="24"/>
        </w:rPr>
        <w:t xml:space="preserve">[rain emoji] </w:t>
      </w:r>
      <w:r w:rsidRPr="00F34767">
        <w:rPr>
          <w:rFonts w:ascii="Georgia" w:eastAsia="Times New Roman" w:hAnsi="Georgia" w:cs="Arial"/>
          <w:color w:val="1C2022"/>
          <w:sz w:val="24"/>
          <w:szCs w:val="24"/>
          <w:lang w:val="en"/>
        </w:rPr>
        <w:t xml:space="preserve">couldn’t put a damper on our “Made the Knoxville Way” tailgate! </w:t>
      </w:r>
      <w:r w:rsidRPr="00F34767">
        <w:rPr>
          <w:rFonts w:ascii="Georgia" w:eastAsia="Times New Roman" w:hAnsi="Georgia" w:cs="Arial"/>
          <w:color w:val="1C2022"/>
          <w:sz w:val="24"/>
          <w:szCs w:val="24"/>
          <w:lang w:val="en"/>
        </w:rPr>
        <w:br/>
        <w:t xml:space="preserve">RT if </w:t>
      </w:r>
      <w:hyperlink r:id="rId111" w:history="1">
        <w:r w:rsidRPr="00F34767">
          <w:rPr>
            <w:rFonts w:ascii="Georgia" w:eastAsia="Times New Roman" w:hAnsi="Georgia" w:cs="Arial"/>
            <w:color w:val="2B7BB9"/>
            <w:sz w:val="24"/>
            <w:szCs w:val="24"/>
            <w:lang w:val="en"/>
          </w:rPr>
          <w:t>#Johnsonville</w:t>
        </w:r>
      </w:hyperlink>
      <w:r w:rsidRPr="00F34767">
        <w:rPr>
          <w:rFonts w:ascii="Georgia" w:eastAsia="Times New Roman" w:hAnsi="Georgia" w:cs="Arial"/>
          <w:color w:val="1C2022"/>
          <w:sz w:val="24"/>
          <w:szCs w:val="24"/>
          <w:lang w:val="en"/>
        </w:rPr>
        <w:t xml:space="preserve"> is your official sausage on game day! </w:t>
      </w:r>
      <w:hyperlink r:id="rId112" w:history="1">
        <w:r w:rsidRPr="00F34767">
          <w:rPr>
            <w:rFonts w:ascii="Georgia" w:eastAsia="Times New Roman" w:hAnsi="Georgia" w:cs="Arial"/>
            <w:color w:val="2B7BB9"/>
            <w:sz w:val="24"/>
            <w:szCs w:val="24"/>
            <w:lang w:val="en"/>
          </w:rPr>
          <w:t>#BigTasteGrill</w:t>
        </w:r>
      </w:hyperlink>
      <w:r w:rsidRPr="00F34767">
        <w:rPr>
          <w:rFonts w:ascii="Georgia" w:eastAsia="Times New Roman" w:hAnsi="Georgia" w:cs="Arial"/>
          <w:color w:val="1C2022"/>
          <w:sz w:val="24"/>
          <w:szCs w:val="24"/>
          <w:lang w:val="en"/>
        </w:rPr>
        <w:t xml:space="preserve"> </w:t>
      </w:r>
      <w:hyperlink r:id="rId113" w:history="1">
        <w:r w:rsidRPr="00F34767">
          <w:rPr>
            <w:rFonts w:ascii="Georgia" w:eastAsia="Times New Roman" w:hAnsi="Georgia" w:cs="Arial"/>
            <w:color w:val="2B7BB9"/>
            <w:sz w:val="24"/>
            <w:szCs w:val="24"/>
            <w:lang w:val="en"/>
          </w:rPr>
          <w:t>#SEC</w:t>
        </w:r>
      </w:hyperlink>
    </w:p>
    <w:p w14:paraId="028F686B"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14" w:history="1">
        <w:r w:rsidR="009E26AC" w:rsidRPr="00F34767">
          <w:rPr>
            <w:rFonts w:ascii="Georgia" w:eastAsia="Times New Roman" w:hAnsi="Georgia" w:cs="Arial"/>
            <w:color w:val="0000FF"/>
            <w:sz w:val="24"/>
            <w:szCs w:val="24"/>
            <w:u w:val="single"/>
            <w:lang w:val="en"/>
          </w:rPr>
          <w:t>12:05 PM - Oct 20, 2018</w:t>
        </w:r>
      </w:hyperlink>
    </w:p>
    <w:p w14:paraId="52A58E7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4572A8C" w14:textId="4CEABC8E"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As previously mentioned in the cases of </w:t>
      </w:r>
      <w:r w:rsidRPr="00056A38">
        <w:rPr>
          <w:rFonts w:ascii="Georgia" w:eastAsia="Times New Roman" w:hAnsi="Georgia" w:cs="Times"/>
          <w:i/>
          <w:iCs/>
          <w:sz w:val="24"/>
          <w:szCs w:val="24"/>
        </w:rPr>
        <w:t>Southern Living </w:t>
      </w:r>
      <w:r w:rsidRPr="00056A38">
        <w:rPr>
          <w:rFonts w:ascii="Georgia" w:eastAsia="Times New Roman" w:hAnsi="Georgia" w:cs="Arial"/>
          <w:sz w:val="24"/>
          <w:szCs w:val="24"/>
        </w:rPr>
        <w:t xml:space="preserve">and Belk, there exist corporate actors apart from the individual fan that have recognized the importance of football fandom in the lives of SEC supporters and seek to capitalize on this fandom. Merchandise, specifically clothing, dominates most university bookstores and unofficial fan shops. Other industries have realized this </w:t>
      </w:r>
      <w:r w:rsidR="00D62E51">
        <w:rPr>
          <w:rFonts w:ascii="Georgia" w:eastAsia="Times New Roman" w:hAnsi="Georgia" w:cs="Arial"/>
          <w:sz w:val="24"/>
          <w:szCs w:val="24"/>
        </w:rPr>
        <w:t xml:space="preserve">marketing </w:t>
      </w:r>
      <w:r w:rsidRPr="00056A38">
        <w:rPr>
          <w:rFonts w:ascii="Georgia" w:eastAsia="Times New Roman" w:hAnsi="Georgia" w:cs="Arial"/>
          <w:sz w:val="24"/>
          <w:szCs w:val="24"/>
        </w:rPr>
        <w:t xml:space="preserve">potential. Johnsonville sausage has a deal with </w:t>
      </w:r>
      <w:r w:rsidR="00917C7F">
        <w:rPr>
          <w:rFonts w:ascii="Georgia" w:eastAsia="Times New Roman" w:hAnsi="Georgia" w:cs="Arial"/>
          <w:sz w:val="24"/>
          <w:szCs w:val="24"/>
        </w:rPr>
        <w:t xml:space="preserve">the </w:t>
      </w:r>
      <w:r w:rsidRPr="00056A38">
        <w:rPr>
          <w:rFonts w:ascii="Georgia" w:eastAsia="Times New Roman" w:hAnsi="Georgia" w:cs="Arial"/>
          <w:sz w:val="24"/>
          <w:szCs w:val="24"/>
        </w:rPr>
        <w:t>Southeastern Conference to be the official sausage brand of the league. This seems like an unnatural alliance on the surface: besides frankfurters being sold at sports events traditionally, there is nothing</w:t>
      </w:r>
      <w:r w:rsidR="00D62E51">
        <w:rPr>
          <w:rFonts w:ascii="Georgia" w:eastAsia="Times New Roman" w:hAnsi="Georgia" w:cs="Arial"/>
          <w:sz w:val="24"/>
          <w:szCs w:val="24"/>
        </w:rPr>
        <w:t xml:space="preserve"> particularly</w:t>
      </w:r>
      <w:r w:rsidRPr="00056A38">
        <w:rPr>
          <w:rFonts w:ascii="Georgia" w:eastAsia="Times New Roman" w:hAnsi="Georgia" w:cs="Arial"/>
          <w:sz w:val="24"/>
          <w:szCs w:val="24"/>
        </w:rPr>
        <w:t xml:space="preserve"> tying link sausage to SEC football. Johnsonville was founded and is headquartered in Wisconsin, far from any state hosting an SEC institution. The sausage company </w:t>
      </w:r>
      <w:r w:rsidR="00D62E51">
        <w:rPr>
          <w:rFonts w:ascii="Georgia" w:eastAsia="Times New Roman" w:hAnsi="Georgia" w:cs="Arial"/>
          <w:sz w:val="24"/>
          <w:szCs w:val="24"/>
        </w:rPr>
        <w:t xml:space="preserve">though </w:t>
      </w:r>
      <w:r w:rsidRPr="00056A38">
        <w:rPr>
          <w:rFonts w:ascii="Georgia" w:eastAsia="Times New Roman" w:hAnsi="Georgia" w:cs="Arial"/>
          <w:sz w:val="24"/>
          <w:szCs w:val="24"/>
        </w:rPr>
        <w:t xml:space="preserve">sees </w:t>
      </w:r>
      <w:r w:rsidR="00917C7F">
        <w:rPr>
          <w:rFonts w:ascii="Georgia" w:eastAsia="Times New Roman" w:hAnsi="Georgia" w:cs="Arial"/>
          <w:sz w:val="24"/>
          <w:szCs w:val="24"/>
        </w:rPr>
        <w:t xml:space="preserve">that </w:t>
      </w:r>
      <w:r w:rsidRPr="00056A38">
        <w:rPr>
          <w:rFonts w:ascii="Georgia" w:eastAsia="Times New Roman" w:hAnsi="Georgia" w:cs="Arial"/>
          <w:sz w:val="24"/>
          <w:szCs w:val="24"/>
        </w:rPr>
        <w:t xml:space="preserve">attaching the SEC brand to its product and advertising it at </w:t>
      </w:r>
      <w:r w:rsidR="00D62E51">
        <w:rPr>
          <w:rFonts w:ascii="Georgia" w:eastAsia="Times New Roman" w:hAnsi="Georgia" w:cs="Arial"/>
          <w:sz w:val="24"/>
          <w:szCs w:val="24"/>
        </w:rPr>
        <w:t xml:space="preserve">its </w:t>
      </w:r>
      <w:r w:rsidRPr="00056A38">
        <w:rPr>
          <w:rFonts w:ascii="Georgia" w:eastAsia="Times New Roman" w:hAnsi="Georgia" w:cs="Arial"/>
          <w:sz w:val="24"/>
          <w:szCs w:val="24"/>
        </w:rPr>
        <w:t>games will more fully open up a market in the southern US. </w:t>
      </w:r>
      <w:hyperlink r:id="rId115" w:history="1">
        <w:r w:rsidRPr="00F34767">
          <w:rPr>
            <w:rFonts w:ascii="Georgia" w:eastAsia="Times New Roman" w:hAnsi="Georgia" w:cs="Arial"/>
            <w:color w:val="009BC2"/>
            <w:sz w:val="24"/>
            <w:szCs w:val="24"/>
            <w:u w:val="single"/>
            <w:bdr w:val="none" w:sz="0" w:space="0" w:color="auto" w:frame="1"/>
          </w:rPr>
          <w:t>Other SEC sponsors</w:t>
        </w:r>
      </w:hyperlink>
      <w:r w:rsidRPr="00F34767">
        <w:rPr>
          <w:rFonts w:ascii="Georgia" w:eastAsia="Times New Roman" w:hAnsi="Georgia" w:cs="Arial"/>
          <w:color w:val="777777"/>
          <w:sz w:val="24"/>
          <w:szCs w:val="24"/>
        </w:rPr>
        <w:t> </w:t>
      </w:r>
      <w:r w:rsidRPr="00056A38">
        <w:rPr>
          <w:rFonts w:ascii="Georgia" w:eastAsia="Times New Roman" w:hAnsi="Georgia" w:cs="Arial"/>
          <w:sz w:val="24"/>
          <w:szCs w:val="24"/>
        </w:rPr>
        <w:t xml:space="preserve">attempt similar </w:t>
      </w:r>
      <w:r w:rsidRPr="00056A38">
        <w:rPr>
          <w:rFonts w:ascii="Georgia" w:eastAsia="Times New Roman" w:hAnsi="Georgia" w:cs="Arial"/>
          <w:sz w:val="24"/>
          <w:szCs w:val="24"/>
        </w:rPr>
        <w:lastRenderedPageBreak/>
        <w:t>strateg</w:t>
      </w:r>
      <w:r w:rsidR="00D62E51">
        <w:rPr>
          <w:rFonts w:ascii="Georgia" w:eastAsia="Times New Roman" w:hAnsi="Georgia" w:cs="Arial"/>
          <w:sz w:val="24"/>
          <w:szCs w:val="24"/>
        </w:rPr>
        <w:t>ies</w:t>
      </w:r>
      <w:r w:rsidRPr="00056A38">
        <w:rPr>
          <w:rFonts w:ascii="Georgia" w:eastAsia="Times New Roman" w:hAnsi="Georgia" w:cs="Arial"/>
          <w:sz w:val="24"/>
          <w:szCs w:val="24"/>
        </w:rPr>
        <w:t>. This tweet shows Alabama and Tennessee fans alike lining up on a rainy third Saturday in October to buy the official sausage of the SEC that is somehow “made the Knoxville way.”</w:t>
      </w:r>
    </w:p>
    <w:p w14:paraId="0F081A0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4DA1D02"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5AC2C6EC" wp14:editId="7D5620A0">
            <wp:extent cx="4068560" cy="3054132"/>
            <wp:effectExtent l="0" t="0" r="8255" b="0"/>
            <wp:docPr id="44" name="Picture 44" descr="View image on Twitter">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 image on Twitter">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79023" cy="3061986"/>
                    </a:xfrm>
                    <a:prstGeom prst="rect">
                      <a:avLst/>
                    </a:prstGeom>
                    <a:noFill/>
                    <a:ln>
                      <a:noFill/>
                    </a:ln>
                  </pic:spPr>
                </pic:pic>
              </a:graphicData>
            </a:graphic>
          </wp:inline>
        </w:drawing>
      </w:r>
      <w:r w:rsidRPr="00F34767">
        <w:rPr>
          <w:rFonts w:ascii="Georgia" w:eastAsia="Times New Roman" w:hAnsi="Georgia" w:cs="Arial"/>
          <w:noProof/>
          <w:color w:val="2B7BB9"/>
          <w:sz w:val="24"/>
          <w:szCs w:val="24"/>
          <w:bdr w:val="single" w:sz="2" w:space="0" w:color="E1E8ED" w:frame="1"/>
        </w:rPr>
        <w:drawing>
          <wp:inline distT="0" distB="0" distL="0" distR="0" wp14:anchorId="6C2E929B" wp14:editId="51BB4782">
            <wp:extent cx="4183380" cy="3137535"/>
            <wp:effectExtent l="0" t="0" r="7620" b="5715"/>
            <wp:docPr id="43" name="Picture 43" descr="View image on Twitter">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ew image on Twitter">
                      <a:hlinkClick r:id="rId116"/>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83380" cy="3137535"/>
                    </a:xfrm>
                    <a:prstGeom prst="rect">
                      <a:avLst/>
                    </a:prstGeom>
                    <a:noFill/>
                    <a:ln>
                      <a:noFill/>
                    </a:ln>
                  </pic:spPr>
                </pic:pic>
              </a:graphicData>
            </a:graphic>
          </wp:inline>
        </w:drawing>
      </w:r>
    </w:p>
    <w:p w14:paraId="7E97B99A" w14:textId="77777777" w:rsidR="00C95A5A" w:rsidRPr="00F34767" w:rsidRDefault="00EF3D2E" w:rsidP="00EF3D2E">
      <w:pPr>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19" w:history="1">
        <w:r w:rsidRPr="00EF3D2E">
          <w:rPr>
            <w:rStyle w:val="Hyperlink"/>
            <w:rFonts w:ascii="Georgia" w:eastAsia="Times New Roman" w:hAnsi="Georgia" w:cs="Arial"/>
            <w:color w:val="70AD47" w:themeColor="accent6"/>
            <w:sz w:val="24"/>
            <w:szCs w:val="24"/>
            <w:lang w:val="en"/>
          </w:rPr>
          <w:t>Commonwealth Stadium</w:t>
        </w:r>
      </w:hyperlink>
      <w:r w:rsidRPr="00EF3D2E">
        <w:rPr>
          <w:rFonts w:ascii="Georgia" w:eastAsia="Times New Roman" w:hAnsi="Georgia" w:cs="Arial"/>
          <w:color w:val="70AD47" w:themeColor="accent6"/>
          <w:sz w:val="24"/>
          <w:szCs w:val="24"/>
          <w:lang w:val="en"/>
        </w:rPr>
        <w:t xml:space="preserve"> – Lexington, KY: 38.022685, -84.505152]</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"https://twitter.com/tgh3316" </w:instrText>
      </w:r>
      <w:r w:rsidR="00C95A5A" w:rsidRPr="00F34767">
        <w:rPr>
          <w:rFonts w:ascii="Georgia" w:eastAsia="Times New Roman" w:hAnsi="Georgia" w:cs="Arial"/>
          <w:color w:val="1C2022"/>
          <w:sz w:val="24"/>
          <w:szCs w:val="24"/>
          <w:lang w:val="en"/>
        </w:rPr>
        <w:fldChar w:fldCharType="separate"/>
      </w:r>
    </w:p>
    <w:p w14:paraId="1DB84E05"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lastRenderedPageBreak/>
        <w:t>tgh3316</w:t>
      </w:r>
      <w:r w:rsidRPr="00F34767">
        <w:rPr>
          <w:rFonts w:ascii="Georgia" w:eastAsia="Times New Roman" w:hAnsi="Georgia" w:cs="Arial"/>
          <w:color w:val="697882"/>
          <w:sz w:val="24"/>
          <w:szCs w:val="24"/>
          <w:u w:val="single"/>
          <w:lang w:val="en"/>
        </w:rPr>
        <w:t>@tgh3316</w:t>
      </w:r>
    </w:p>
    <w:p w14:paraId="4295E012"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Tailgating has commenced!! </w:t>
      </w:r>
      <w:hyperlink r:id="rId120" w:history="1">
        <w:r w:rsidRPr="00F34767">
          <w:rPr>
            <w:rFonts w:ascii="Georgia" w:eastAsia="Times New Roman" w:hAnsi="Georgia" w:cs="Arial"/>
            <w:color w:val="2B7BB9"/>
            <w:sz w:val="24"/>
            <w:szCs w:val="24"/>
            <w:lang w:val="en"/>
          </w:rPr>
          <w:t>@UKFootball</w:t>
        </w:r>
      </w:hyperlink>
      <w:r w:rsidRPr="00F34767">
        <w:rPr>
          <w:rFonts w:ascii="Georgia" w:eastAsia="Times New Roman" w:hAnsi="Georgia" w:cs="Arial"/>
          <w:color w:val="1C2022"/>
          <w:sz w:val="24"/>
          <w:szCs w:val="24"/>
          <w:lang w:val="en"/>
        </w:rPr>
        <w:t xml:space="preserve"> is </w:t>
      </w:r>
      <w:proofErr w:type="spellStart"/>
      <w:r w:rsidRPr="00F34767">
        <w:rPr>
          <w:rFonts w:ascii="Georgia" w:eastAsia="Times New Roman" w:hAnsi="Georgia" w:cs="Arial"/>
          <w:color w:val="1C2022"/>
          <w:sz w:val="24"/>
          <w:szCs w:val="24"/>
          <w:lang w:val="en"/>
        </w:rPr>
        <w:t>gonna</w:t>
      </w:r>
      <w:proofErr w:type="spellEnd"/>
      <w:r w:rsidRPr="00F34767">
        <w:rPr>
          <w:rFonts w:ascii="Georgia" w:eastAsia="Times New Roman" w:hAnsi="Georgia" w:cs="Arial"/>
          <w:color w:val="1C2022"/>
          <w:sz w:val="24"/>
          <w:szCs w:val="24"/>
          <w:lang w:val="en"/>
        </w:rPr>
        <w:t xml:space="preserve"> beat the hell out of some Dawgs! </w:t>
      </w:r>
      <w:hyperlink r:id="rId121" w:history="1">
        <w:r w:rsidRPr="00F34767">
          <w:rPr>
            <w:rFonts w:ascii="Georgia" w:eastAsia="Times New Roman" w:hAnsi="Georgia" w:cs="Arial"/>
            <w:color w:val="2B7BB9"/>
            <w:sz w:val="24"/>
            <w:szCs w:val="24"/>
            <w:lang w:val="en"/>
          </w:rPr>
          <w:t>#NewSign</w:t>
        </w:r>
      </w:hyperlink>
      <w:r w:rsidRPr="00F34767">
        <w:rPr>
          <w:rFonts w:ascii="Georgia" w:eastAsia="Times New Roman" w:hAnsi="Georgia" w:cs="Arial"/>
          <w:color w:val="1C2022"/>
          <w:sz w:val="24"/>
          <w:szCs w:val="24"/>
          <w:lang w:val="en"/>
        </w:rPr>
        <w:t xml:space="preserve"> </w:t>
      </w:r>
      <w:hyperlink r:id="rId122" w:history="1">
        <w:r w:rsidRPr="00F34767">
          <w:rPr>
            <w:rFonts w:ascii="Georgia" w:eastAsia="Times New Roman" w:hAnsi="Georgia" w:cs="Arial"/>
            <w:color w:val="2B7BB9"/>
            <w:sz w:val="24"/>
            <w:szCs w:val="24"/>
            <w:lang w:val="en"/>
          </w:rPr>
          <w:t>#TillTheBattleIsWon</w:t>
        </w:r>
      </w:hyperlink>
      <w:r w:rsidRPr="00F34767">
        <w:rPr>
          <w:rFonts w:ascii="Georgia" w:eastAsia="Times New Roman" w:hAnsi="Georgia" w:cs="Arial"/>
          <w:color w:val="1C2022"/>
          <w:sz w:val="24"/>
          <w:szCs w:val="24"/>
          <w:lang w:val="en"/>
        </w:rPr>
        <w:t xml:space="preserve"> </w:t>
      </w:r>
      <w:hyperlink r:id="rId123" w:history="1">
        <w:r w:rsidRPr="00F34767">
          <w:rPr>
            <w:rFonts w:ascii="Georgia" w:eastAsia="Times New Roman" w:hAnsi="Georgia" w:cs="Arial"/>
            <w:color w:val="2B7BB9"/>
            <w:sz w:val="24"/>
            <w:szCs w:val="24"/>
            <w:lang w:val="en"/>
          </w:rPr>
          <w:t>#BBN</w:t>
        </w:r>
      </w:hyperlink>
      <w:r w:rsidRPr="00F34767">
        <w:rPr>
          <w:rFonts w:ascii="Georgia" w:eastAsia="Times New Roman" w:hAnsi="Georgia" w:cs="Arial"/>
          <w:color w:val="1C2022"/>
          <w:sz w:val="24"/>
          <w:szCs w:val="24"/>
          <w:lang w:val="en"/>
        </w:rPr>
        <w:t xml:space="preserve"> </w:t>
      </w:r>
      <w:hyperlink r:id="rId124" w:history="1">
        <w:r w:rsidRPr="00F34767">
          <w:rPr>
            <w:rFonts w:ascii="Georgia" w:eastAsia="Times New Roman" w:hAnsi="Georgia" w:cs="Arial"/>
            <w:color w:val="2B7BB9"/>
            <w:sz w:val="24"/>
            <w:szCs w:val="24"/>
            <w:lang w:val="en"/>
          </w:rPr>
          <w:t>#GoCats</w:t>
        </w:r>
      </w:hyperlink>
      <w:r w:rsidRPr="00F34767">
        <w:rPr>
          <w:rFonts w:ascii="Georgia" w:eastAsia="Times New Roman" w:hAnsi="Georgia" w:cs="Arial"/>
          <w:color w:val="1C2022"/>
          <w:sz w:val="24"/>
          <w:szCs w:val="24"/>
          <w:lang w:val="en"/>
        </w:rPr>
        <w:t xml:space="preserve"> </w:t>
      </w:r>
      <w:hyperlink r:id="rId125" w:history="1">
        <w:r w:rsidRPr="00F34767">
          <w:rPr>
            <w:rFonts w:ascii="Georgia" w:eastAsia="Times New Roman" w:hAnsi="Georgia" w:cs="Arial"/>
            <w:color w:val="2B7BB9"/>
            <w:sz w:val="24"/>
            <w:szCs w:val="24"/>
            <w:lang w:val="en"/>
          </w:rPr>
          <w:t>#GetUp</w:t>
        </w:r>
      </w:hyperlink>
      <w:r w:rsidRPr="00F34767">
        <w:rPr>
          <w:rFonts w:ascii="Georgia" w:eastAsia="Times New Roman" w:hAnsi="Georgia" w:cs="Arial"/>
          <w:color w:val="1C2022"/>
          <w:sz w:val="24"/>
          <w:szCs w:val="24"/>
          <w:lang w:val="en"/>
        </w:rPr>
        <w:t xml:space="preserve"> </w:t>
      </w:r>
      <w:hyperlink r:id="rId126" w:history="1">
        <w:r w:rsidRPr="00F34767">
          <w:rPr>
            <w:rFonts w:ascii="Georgia" w:eastAsia="Times New Roman" w:hAnsi="Georgia" w:cs="Arial"/>
            <w:color w:val="2B7BB9"/>
            <w:sz w:val="24"/>
            <w:szCs w:val="24"/>
            <w:lang w:val="en"/>
          </w:rPr>
          <w:t>#LesssssssGoooooo</w:t>
        </w:r>
      </w:hyperlink>
    </w:p>
    <w:p w14:paraId="0AC1EC9B"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27" w:history="1">
        <w:r w:rsidR="009E26AC" w:rsidRPr="00F34767">
          <w:rPr>
            <w:rFonts w:ascii="Georgia" w:eastAsia="Times New Roman" w:hAnsi="Georgia" w:cs="Arial"/>
            <w:color w:val="0000FF"/>
            <w:sz w:val="24"/>
            <w:szCs w:val="24"/>
            <w:u w:val="single"/>
            <w:lang w:val="en"/>
          </w:rPr>
          <w:t>4:21 PM - Nov 2, 2018</w:t>
        </w:r>
      </w:hyperlink>
    </w:p>
    <w:p w14:paraId="4C9EB68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FCCFFB4" w14:textId="77777777" w:rsidR="00F34767"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This next tweet returns to the tailgating fields, this time in Lexington, Kentucky. This tweeter is eager to show off his newly constructed custom banner for his tailgate tent. He also establishes his proximity to the stadium where the game would later that night be played. He includes the Georgia equipment truck in his shot to go along with his highly antagonistic diction in his tweet.</w:t>
      </w:r>
    </w:p>
    <w:p w14:paraId="4D4663A3" w14:textId="05FBC4AB" w:rsidR="00D51439" w:rsidRDefault="00F34767"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w:t>
      </w:r>
      <w:r w:rsidR="009E26AC" w:rsidRPr="00DC1A14">
        <w:rPr>
          <w:rFonts w:ascii="Georgia" w:eastAsia="Times New Roman" w:hAnsi="Georgia" w:cs="Arial"/>
          <w:sz w:val="24"/>
          <w:szCs w:val="24"/>
        </w:rPr>
        <w:t xml:space="preserve">he picture of the stadium </w:t>
      </w:r>
      <w:r w:rsidR="00D62E51">
        <w:rPr>
          <w:rFonts w:ascii="Georgia" w:eastAsia="Times New Roman" w:hAnsi="Georgia" w:cs="Arial"/>
          <w:sz w:val="24"/>
          <w:szCs w:val="24"/>
        </w:rPr>
        <w:t xml:space="preserve">is of particular interest </w:t>
      </w:r>
      <w:r w:rsidR="009E26AC" w:rsidRPr="00DC1A14">
        <w:rPr>
          <w:rFonts w:ascii="Georgia" w:eastAsia="Times New Roman" w:hAnsi="Georgia" w:cs="Arial"/>
          <w:sz w:val="24"/>
          <w:szCs w:val="24"/>
        </w:rPr>
        <w:t xml:space="preserve">because it shows both top-down and bottom-up corporate sponsorship. The University of Kentucky’s stadium was named “Commonwealth Stadium” for many years, but recently, Kroger purchased the naming rights to the field and facility. The new “Kroger Field” name is prominently displayed on the side of the stadium imposing and inscribing a </w:t>
      </w:r>
      <w:r w:rsidR="00D62E51">
        <w:rPr>
          <w:rFonts w:ascii="Georgia" w:eastAsia="Times New Roman" w:hAnsi="Georgia" w:cs="Arial"/>
          <w:sz w:val="24"/>
          <w:szCs w:val="24"/>
        </w:rPr>
        <w:t xml:space="preserve">toponymic </w:t>
      </w:r>
      <w:r w:rsidR="009E26AC" w:rsidRPr="00DC1A14">
        <w:rPr>
          <w:rFonts w:ascii="Georgia" w:eastAsia="Times New Roman" w:hAnsi="Georgia" w:cs="Arial"/>
          <w:sz w:val="24"/>
          <w:szCs w:val="24"/>
        </w:rPr>
        <w:t>name change onto the landscape. This is not insignificant; place naming actively allocates meanings to places, orders the ways in which people interact with their environment, and facilitates identity construction (Alderman 2015). Kroger, a Cincinnati</w:t>
      </w:r>
      <w:r w:rsidR="00D62E51">
        <w:rPr>
          <w:rFonts w:ascii="Georgia" w:eastAsia="Times New Roman" w:hAnsi="Georgia" w:cs="Arial"/>
          <w:sz w:val="24"/>
          <w:szCs w:val="24"/>
        </w:rPr>
        <w:t>, Ohio</w:t>
      </w:r>
      <w:r w:rsidR="009E26AC" w:rsidRPr="00DC1A14">
        <w:rPr>
          <w:rFonts w:ascii="Georgia" w:eastAsia="Times New Roman" w:hAnsi="Georgia" w:cs="Arial"/>
          <w:sz w:val="24"/>
          <w:szCs w:val="24"/>
        </w:rPr>
        <w:t xml:space="preserve">-based </w:t>
      </w:r>
      <w:r w:rsidR="009E26AC" w:rsidRPr="00DC1A14">
        <w:rPr>
          <w:rFonts w:ascii="Georgia" w:eastAsia="Times New Roman" w:hAnsi="Georgia" w:cs="Arial"/>
          <w:sz w:val="24"/>
          <w:szCs w:val="24"/>
        </w:rPr>
        <w:lastRenderedPageBreak/>
        <w:t>Fortune 500 corporation, is attempting to strengthen its connection to the state of Kentucky through this top-down sponsorship technique</w:t>
      </w:r>
      <w:r w:rsidR="00D51439">
        <w:rPr>
          <w:rFonts w:ascii="Georgia" w:eastAsia="Times New Roman" w:hAnsi="Georgia" w:cs="Arial"/>
          <w:sz w:val="24"/>
          <w:szCs w:val="24"/>
        </w:rPr>
        <w:t>. Kroger hopes to create a positive, place-based connotation for its brand</w:t>
      </w:r>
      <w:r w:rsidR="009E26AC" w:rsidRPr="00DC1A14">
        <w:rPr>
          <w:rFonts w:ascii="Georgia" w:eastAsia="Times New Roman" w:hAnsi="Georgia" w:cs="Arial"/>
          <w:sz w:val="24"/>
          <w:szCs w:val="24"/>
        </w:rPr>
        <w:t xml:space="preserve"> in the minds of Wildcats fans </w:t>
      </w:r>
      <w:r w:rsidR="00D51439">
        <w:rPr>
          <w:rFonts w:ascii="Georgia" w:eastAsia="Times New Roman" w:hAnsi="Georgia" w:cs="Arial"/>
          <w:sz w:val="24"/>
          <w:szCs w:val="24"/>
        </w:rPr>
        <w:t>so they will</w:t>
      </w:r>
      <w:r w:rsidR="009E26AC" w:rsidRPr="00DC1A14">
        <w:rPr>
          <w:rFonts w:ascii="Georgia" w:eastAsia="Times New Roman" w:hAnsi="Georgia" w:cs="Arial"/>
          <w:sz w:val="24"/>
          <w:szCs w:val="24"/>
        </w:rPr>
        <w:t xml:space="preserve"> hopefully </w:t>
      </w:r>
      <w:r w:rsidR="00D51439">
        <w:rPr>
          <w:rFonts w:ascii="Georgia" w:eastAsia="Times New Roman" w:hAnsi="Georgia" w:cs="Arial"/>
          <w:sz w:val="24"/>
          <w:szCs w:val="24"/>
        </w:rPr>
        <w:t>become loyal</w:t>
      </w:r>
      <w:r w:rsidR="009E26AC" w:rsidRPr="00DC1A14">
        <w:rPr>
          <w:rFonts w:ascii="Georgia" w:eastAsia="Times New Roman" w:hAnsi="Georgia" w:cs="Arial"/>
          <w:sz w:val="24"/>
          <w:szCs w:val="24"/>
        </w:rPr>
        <w:t xml:space="preserve"> grocery shoppers. </w:t>
      </w:r>
    </w:p>
    <w:p w14:paraId="767A921A" w14:textId="2CEF628E"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Anheuser-Busch on the other hand is attempting to drum up business using a similar appeal but </w:t>
      </w:r>
      <w:r w:rsidR="00D51439">
        <w:rPr>
          <w:rFonts w:ascii="Georgia" w:eastAsia="Times New Roman" w:hAnsi="Georgia" w:cs="Arial"/>
          <w:sz w:val="24"/>
          <w:szCs w:val="24"/>
        </w:rPr>
        <w:t>with</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a bottom-up approach. The tweeter is displaying his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w:t>
      </w:r>
      <w:proofErr w:type="spellStart"/>
      <w:r w:rsidR="008D087B" w:rsidRPr="00DC1A14">
        <w:rPr>
          <w:rFonts w:ascii="Georgia" w:eastAsia="Times New Roman" w:hAnsi="Georgia" w:cs="Arial"/>
          <w:sz w:val="24"/>
          <w:szCs w:val="24"/>
        </w:rPr>
        <w:t>Y’all</w:t>
      </w:r>
      <w:proofErr w:type="spellEnd"/>
      <w:r w:rsidRPr="00DC1A14">
        <w:rPr>
          <w:rFonts w:ascii="Georgia" w:eastAsia="Times New Roman" w:hAnsi="Georgia" w:cs="Arial"/>
          <w:sz w:val="24"/>
          <w:szCs w:val="24"/>
        </w:rPr>
        <w:t xml:space="preserve">” beer koozie.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is </w:t>
      </w:r>
      <w:r w:rsidR="00D51439">
        <w:rPr>
          <w:rFonts w:ascii="Georgia" w:eastAsia="Times New Roman" w:hAnsi="Georgia" w:cs="Arial"/>
          <w:sz w:val="24"/>
          <w:szCs w:val="24"/>
        </w:rPr>
        <w:t>a</w:t>
      </w:r>
      <w:r w:rsidRPr="00DC1A14">
        <w:rPr>
          <w:rFonts w:ascii="Georgia" w:eastAsia="Times New Roman" w:hAnsi="Georgia" w:cs="Arial"/>
          <w:sz w:val="24"/>
          <w:szCs w:val="24"/>
        </w:rPr>
        <w:t xml:space="preserve"> recent Bud Light marketing slogan, but this is amended to appeal to Kentucky fans. The state outline of Kentucky is mapped onto the koozie, showing the beer company’s attempt to create a linkage between the beer and the state. Bud Light assumes, based on the university’s official colors on the koozie, a connection between state identity and Kentucky Wildcats fandom. Furthermore,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becomes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w:t>
      </w:r>
      <w:r w:rsidR="008D087B" w:rsidRPr="00DC1A14">
        <w:rPr>
          <w:rFonts w:ascii="Georgia" w:eastAsia="Times New Roman" w:hAnsi="Georgia" w:cs="Arial"/>
          <w:sz w:val="24"/>
          <w:szCs w:val="24"/>
        </w:rPr>
        <w:t>Y’all</w:t>
      </w:r>
      <w:r w:rsidRPr="00DC1A14">
        <w:rPr>
          <w:rFonts w:ascii="Georgia" w:eastAsia="Times New Roman" w:hAnsi="Georgia" w:cs="Arial"/>
          <w:sz w:val="24"/>
          <w:szCs w:val="24"/>
        </w:rPr>
        <w:t xml:space="preserve">,” giving a southern spin to the corporate trademark. Using this southernism further connects a state that has a complicated history with vernacular southern identity to its Southeastern Conference region. These koozies are cheap to make and can be distributed to masses of fans rather than investing </w:t>
      </w:r>
      <w:r w:rsidR="00D51439">
        <w:rPr>
          <w:rFonts w:ascii="Georgia" w:eastAsia="Times New Roman" w:hAnsi="Georgia" w:cs="Arial"/>
          <w:sz w:val="24"/>
          <w:szCs w:val="24"/>
        </w:rPr>
        <w:t>i</w:t>
      </w:r>
      <w:r w:rsidRPr="00DC1A14">
        <w:rPr>
          <w:rFonts w:ascii="Georgia" w:eastAsia="Times New Roman" w:hAnsi="Georgia" w:cs="Arial"/>
          <w:sz w:val="24"/>
          <w:szCs w:val="24"/>
        </w:rPr>
        <w:t>n one logo/name display as Kroger did with the Wildcats’ field. This strategy is clearly working for this tweeter; he intentionally holds up his beer can to show his consumption during his tailgating</w:t>
      </w:r>
      <w:r w:rsidR="00C95A5A" w:rsidRPr="00DC1A14">
        <w:rPr>
          <w:rFonts w:ascii="Georgia" w:eastAsia="Times New Roman" w:hAnsi="Georgia" w:cs="Arial"/>
          <w:sz w:val="24"/>
          <w:szCs w:val="24"/>
        </w:rPr>
        <w:t xml:space="preserve"> along with his place identity.</w:t>
      </w:r>
    </w:p>
    <w:p w14:paraId="5743D712"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609EAF78"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18B3222B" wp14:editId="2B327A3A">
            <wp:extent cx="2415540" cy="3625611"/>
            <wp:effectExtent l="0" t="0" r="3810" b="0"/>
            <wp:docPr id="41" name="Picture 41" descr="View image on Twitter">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ew image on Twitter">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19232" cy="3631153"/>
                    </a:xfrm>
                    <a:prstGeom prst="rect">
                      <a:avLst/>
                    </a:prstGeom>
                    <a:noFill/>
                    <a:ln>
                      <a:noFill/>
                    </a:ln>
                  </pic:spPr>
                </pic:pic>
              </a:graphicData>
            </a:graphic>
          </wp:inline>
        </w:drawing>
      </w:r>
    </w:p>
    <w:p w14:paraId="42BE77F1" w14:textId="77777777" w:rsidR="00C95A5A" w:rsidRPr="00F34767" w:rsidRDefault="00EF3D2E" w:rsidP="00EF3D2E">
      <w:pPr>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30" w:history="1">
        <w:r w:rsidRPr="00EF3D2E">
          <w:rPr>
            <w:rStyle w:val="Hyperlink"/>
            <w:rFonts w:ascii="Georgia" w:eastAsia="Times New Roman" w:hAnsi="Georgia" w:cs="Arial"/>
            <w:color w:val="70AD47" w:themeColor="accent6"/>
            <w:sz w:val="24"/>
            <w:szCs w:val="24"/>
            <w:lang w:val="en"/>
          </w:rPr>
          <w:t>Encore</w:t>
        </w:r>
      </w:hyperlink>
      <w:r w:rsidRPr="00EF3D2E">
        <w:rPr>
          <w:rFonts w:ascii="Georgia" w:eastAsia="Times New Roman" w:hAnsi="Georgia" w:cs="Arial"/>
          <w:color w:val="70AD47" w:themeColor="accent6"/>
          <w:sz w:val="24"/>
          <w:szCs w:val="24"/>
          <w:lang w:val="en"/>
        </w:rPr>
        <w:t xml:space="preserve"> – Athens, GA: 33.958471, -83.377654]</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"https://twitter.com/EncoreAthens" </w:instrText>
      </w:r>
      <w:r w:rsidR="00C95A5A" w:rsidRPr="00F34767">
        <w:rPr>
          <w:rFonts w:ascii="Georgia" w:eastAsia="Times New Roman" w:hAnsi="Georgia" w:cs="Arial"/>
          <w:color w:val="1C2022"/>
          <w:sz w:val="24"/>
          <w:szCs w:val="24"/>
          <w:lang w:val="en"/>
        </w:rPr>
        <w:fldChar w:fldCharType="separate"/>
      </w:r>
    </w:p>
    <w:p w14:paraId="200C413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Encore </w:t>
      </w:r>
      <w:proofErr w:type="spellStart"/>
      <w:r w:rsidRPr="00F34767">
        <w:rPr>
          <w:rFonts w:ascii="Georgia" w:eastAsia="Times New Roman" w:hAnsi="Georgia" w:cs="Arial"/>
          <w:b/>
          <w:bCs/>
          <w:color w:val="0000FF"/>
          <w:sz w:val="24"/>
          <w:szCs w:val="24"/>
          <w:u w:val="single"/>
          <w:lang w:val="en"/>
        </w:rPr>
        <w:t>Athens</w:t>
      </w:r>
      <w:r w:rsidRPr="00F34767">
        <w:rPr>
          <w:rFonts w:ascii="Georgia" w:eastAsia="Times New Roman" w:hAnsi="Georgia" w:cs="Arial"/>
          <w:color w:val="697882"/>
          <w:sz w:val="24"/>
          <w:szCs w:val="24"/>
          <w:u w:val="single"/>
          <w:lang w:val="en"/>
        </w:rPr>
        <w:t>@EncoreAthens</w:t>
      </w:r>
      <w:proofErr w:type="spellEnd"/>
    </w:p>
    <w:p w14:paraId="112F1E66"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Are you Gameday ready?? Four shopping days left until our Dawgs are back between the hedges! </w:t>
      </w:r>
      <w:hyperlink r:id="rId131" w:history="1">
        <w:r w:rsidRPr="00F34767">
          <w:rPr>
            <w:rFonts w:ascii="Georgia" w:eastAsia="Times New Roman" w:hAnsi="Georgia" w:cs="Arial"/>
            <w:color w:val="2B7BB9"/>
            <w:sz w:val="24"/>
            <w:szCs w:val="24"/>
            <w:lang w:val="en"/>
          </w:rPr>
          <w:t>#encoreathens</w:t>
        </w:r>
      </w:hyperlink>
      <w:r w:rsidRPr="00F34767">
        <w:rPr>
          <w:rFonts w:ascii="Georgia" w:eastAsia="Times New Roman" w:hAnsi="Georgia" w:cs="Arial"/>
          <w:color w:val="1C2022"/>
          <w:sz w:val="24"/>
          <w:szCs w:val="24"/>
          <w:lang w:val="en"/>
        </w:rPr>
        <w:t xml:space="preserve"> </w:t>
      </w:r>
      <w:hyperlink r:id="rId132" w:history="1">
        <w:r w:rsidRPr="00F34767">
          <w:rPr>
            <w:rFonts w:ascii="Georgia" w:eastAsia="Times New Roman" w:hAnsi="Georgia" w:cs="Arial"/>
            <w:color w:val="2B7BB9"/>
            <w:sz w:val="24"/>
            <w:szCs w:val="24"/>
            <w:lang w:val="en"/>
          </w:rPr>
          <w:t>#godawgs</w:t>
        </w:r>
      </w:hyperlink>
      <w:r w:rsidRPr="00F34767">
        <w:rPr>
          <w:rFonts w:ascii="Georgia" w:eastAsia="Times New Roman" w:hAnsi="Georgia" w:cs="Arial"/>
          <w:color w:val="1C2022"/>
          <w:sz w:val="24"/>
          <w:szCs w:val="24"/>
          <w:lang w:val="en"/>
        </w:rPr>
        <w:t xml:space="preserve"> </w:t>
      </w:r>
    </w:p>
    <w:p w14:paraId="57ADD7BD"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33" w:history="1">
        <w:r w:rsidR="009E26AC" w:rsidRPr="00F34767">
          <w:rPr>
            <w:rFonts w:ascii="Georgia" w:eastAsia="Times New Roman" w:hAnsi="Georgia" w:cs="Arial"/>
            <w:color w:val="0000FF"/>
            <w:sz w:val="24"/>
            <w:szCs w:val="24"/>
            <w:u w:val="single"/>
            <w:lang w:val="en"/>
          </w:rPr>
          <w:t>8:04 AM - Sep 16, 2014</w:t>
        </w:r>
      </w:hyperlink>
      <w:r w:rsidR="009E26AC" w:rsidRPr="00F34767">
        <w:rPr>
          <w:rFonts w:ascii="Georgia" w:eastAsia="Times New Roman" w:hAnsi="Georgia" w:cs="Arial"/>
          <w:color w:val="697882"/>
          <w:sz w:val="24"/>
          <w:szCs w:val="24"/>
          <w:lang w:val="en"/>
        </w:rPr>
        <w:t> · </w:t>
      </w:r>
      <w:hyperlink r:id="rId134" w:history="1">
        <w:r w:rsidR="009E26AC" w:rsidRPr="00F34767">
          <w:rPr>
            <w:rFonts w:ascii="Georgia" w:eastAsia="Times New Roman" w:hAnsi="Georgia" w:cs="Arial"/>
            <w:color w:val="0000FF"/>
            <w:sz w:val="24"/>
            <w:szCs w:val="24"/>
            <w:u w:val="single"/>
            <w:lang w:val="en"/>
          </w:rPr>
          <w:t>Georgia, USA</w:t>
        </w:r>
      </w:hyperlink>
    </w:p>
    <w:p w14:paraId="433A5FB3"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1764167" w14:textId="2731EB1E" w:rsidR="00EF3D2E"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Marketing football fandom is not only done through corporate actions, however. This tweet </w:t>
      </w:r>
      <w:r w:rsidR="00D51439">
        <w:rPr>
          <w:rFonts w:ascii="Georgia" w:eastAsia="Times New Roman" w:hAnsi="Georgia" w:cs="Arial"/>
          <w:sz w:val="24"/>
          <w:szCs w:val="24"/>
        </w:rPr>
        <w:t xml:space="preserve">is </w:t>
      </w:r>
      <w:r w:rsidRPr="00DC1A14">
        <w:rPr>
          <w:rFonts w:ascii="Georgia" w:eastAsia="Times New Roman" w:hAnsi="Georgia" w:cs="Arial"/>
          <w:sz w:val="24"/>
          <w:szCs w:val="24"/>
        </w:rPr>
        <w:t>from a local clothing store in Athens, Georgia</w:t>
      </w:r>
      <w:r w:rsidR="00D51439">
        <w:rPr>
          <w:rFonts w:ascii="Georgia" w:eastAsia="Times New Roman" w:hAnsi="Georgia" w:cs="Arial"/>
          <w:sz w:val="24"/>
          <w:szCs w:val="24"/>
        </w:rPr>
        <w:t>, and it</w:t>
      </w:r>
      <w:r w:rsidRPr="00DC1A14">
        <w:rPr>
          <w:rFonts w:ascii="Georgia" w:eastAsia="Times New Roman" w:hAnsi="Georgia" w:cs="Arial"/>
          <w:sz w:val="24"/>
          <w:szCs w:val="24"/>
        </w:rPr>
        <w:t xml:space="preserve"> reminds those lady Georgia Bulldog fans of the expectation for women to look their nicest on gamedays. This tweet contains a countdown of anticipation like </w:t>
      </w:r>
      <w:hyperlink r:id="rId135" w:history="1">
        <w:r w:rsidRPr="00BE2A7B">
          <w:rPr>
            <w:rStyle w:val="Hyperlink"/>
            <w:rFonts w:ascii="Georgia" w:eastAsia="Times New Roman" w:hAnsi="Georgia" w:cs="Arial"/>
            <w:sz w:val="24"/>
            <w:szCs w:val="24"/>
          </w:rPr>
          <w:t>the </w:t>
        </w:r>
        <w:r w:rsidRPr="00BE2A7B">
          <w:rPr>
            <w:rStyle w:val="Hyperlink"/>
            <w:rFonts w:ascii="Georgia" w:eastAsia="Times New Roman" w:hAnsi="Georgia" w:cs="Arial"/>
            <w:sz w:val="24"/>
            <w:szCs w:val="24"/>
            <w:bdr w:val="none" w:sz="0" w:space="0" w:color="auto" w:frame="1"/>
          </w:rPr>
          <w:t>first tweet</w:t>
        </w:r>
      </w:hyperlink>
      <w:r w:rsidRPr="00DC1A14">
        <w:rPr>
          <w:rFonts w:ascii="Georgia" w:eastAsia="Times New Roman" w:hAnsi="Georgia" w:cs="Arial"/>
          <w:sz w:val="24"/>
          <w:szCs w:val="24"/>
        </w:rPr>
        <w:t xml:space="preserve">, but this is less about excitement and more about conforming to a social expectation. </w:t>
      </w:r>
    </w:p>
    <w:p w14:paraId="20B7CB0F" w14:textId="77777777" w:rsidR="00EF3D2E" w:rsidRPr="00EF3D2E" w:rsidRDefault="00EF3D2E" w:rsidP="00EF3D2E">
      <w:pPr>
        <w:spacing w:after="0" w:line="480" w:lineRule="auto"/>
        <w:jc w:val="both"/>
        <w:textAlignment w:val="baseline"/>
        <w:rPr>
          <w:rFonts w:ascii="Georgia" w:eastAsia="Times New Roman" w:hAnsi="Georgia" w:cs="Arial"/>
          <w:color w:val="FF0000"/>
          <w:sz w:val="24"/>
          <w:szCs w:val="24"/>
        </w:rPr>
      </w:pPr>
      <w:r w:rsidRPr="00EF3D2E">
        <w:rPr>
          <w:rFonts w:ascii="Georgia" w:eastAsia="Times New Roman" w:hAnsi="Georgia" w:cs="Arial"/>
          <w:color w:val="FF0000"/>
          <w:sz w:val="24"/>
          <w:szCs w:val="24"/>
        </w:rPr>
        <w:t xml:space="preserve">[Pan to two point map: Encore and </w:t>
      </w:r>
      <w:hyperlink r:id="rId136" w:history="1">
        <w:r w:rsidRPr="00EF3D2E">
          <w:rPr>
            <w:rStyle w:val="Hyperlink"/>
            <w:rFonts w:ascii="Georgia" w:eastAsia="Times New Roman" w:hAnsi="Georgia" w:cs="Arial"/>
            <w:color w:val="FF0000"/>
            <w:sz w:val="24"/>
            <w:szCs w:val="24"/>
          </w:rPr>
          <w:t>Samford Stadium</w:t>
        </w:r>
      </w:hyperlink>
      <w:r w:rsidRPr="00EF3D2E">
        <w:rPr>
          <w:rFonts w:ascii="Georgia" w:eastAsia="Times New Roman" w:hAnsi="Georgia" w:cs="Arial"/>
          <w:color w:val="FF0000"/>
          <w:sz w:val="24"/>
          <w:szCs w:val="24"/>
        </w:rPr>
        <w:t>: 33.950342, -83.374226]</w:t>
      </w:r>
    </w:p>
    <w:p w14:paraId="45F5D298" w14:textId="18ECDD73" w:rsidR="00F34767" w:rsidRPr="00EF3D2E" w:rsidRDefault="009E26AC" w:rsidP="00EF3D2E">
      <w:pPr>
        <w:spacing w:after="0" w:line="480" w:lineRule="auto"/>
        <w:ind w:left="1080" w:firstLine="360"/>
        <w:jc w:val="both"/>
        <w:textAlignment w:val="baseline"/>
        <w:rPr>
          <w:rFonts w:ascii="Georgia" w:eastAsia="Times New Roman" w:hAnsi="Georgia" w:cs="Arial"/>
          <w:sz w:val="24"/>
          <w:szCs w:val="24"/>
        </w:rPr>
      </w:pPr>
      <w:r w:rsidRPr="00EF3D2E">
        <w:rPr>
          <w:rFonts w:ascii="Georgia" w:eastAsia="Times New Roman" w:hAnsi="Georgia" w:cs="Arial"/>
          <w:sz w:val="24"/>
          <w:szCs w:val="24"/>
        </w:rPr>
        <w:t xml:space="preserve">The local business evokes language and images of Georgia fandom: spelling “dogs” as “Dawgs” and referring to Samford Stadium by is commonly used name, “between the hedges.” The model in the shot wears red and has black hair. </w:t>
      </w:r>
      <w:r w:rsidR="00D51439">
        <w:rPr>
          <w:rFonts w:ascii="Georgia" w:eastAsia="Times New Roman" w:hAnsi="Georgia" w:cs="Arial"/>
          <w:sz w:val="24"/>
          <w:szCs w:val="24"/>
        </w:rPr>
        <w:t>And</w:t>
      </w:r>
      <w:r w:rsidRPr="00EF3D2E">
        <w:rPr>
          <w:rFonts w:ascii="Georgia" w:eastAsia="Times New Roman" w:hAnsi="Georgia" w:cs="Arial"/>
          <w:sz w:val="24"/>
          <w:szCs w:val="24"/>
        </w:rPr>
        <w:t>, like many fans we’ve seen in these tweets,</w:t>
      </w:r>
      <w:r w:rsidR="00D51439">
        <w:rPr>
          <w:rFonts w:ascii="Georgia" w:eastAsia="Times New Roman" w:hAnsi="Georgia" w:cs="Arial"/>
          <w:sz w:val="24"/>
          <w:szCs w:val="24"/>
        </w:rPr>
        <w:t xml:space="preserve"> she</w:t>
      </w:r>
      <w:r w:rsidRPr="00EF3D2E">
        <w:rPr>
          <w:rFonts w:ascii="Georgia" w:eastAsia="Times New Roman" w:hAnsi="Georgia" w:cs="Arial"/>
          <w:sz w:val="24"/>
          <w:szCs w:val="24"/>
        </w:rPr>
        <w:t xml:space="preserve"> is white.</w:t>
      </w:r>
      <w:r w:rsidR="00DC1A14" w:rsidRPr="00EF3D2E">
        <w:rPr>
          <w:rFonts w:ascii="Georgia" w:eastAsia="Times New Roman" w:hAnsi="Georgia" w:cs="Arial"/>
          <w:sz w:val="24"/>
          <w:szCs w:val="24"/>
        </w:rPr>
        <w:t xml:space="preserve"> Probably not coincidentally, </w:t>
      </w:r>
      <w:r w:rsidR="00D51439">
        <w:rPr>
          <w:rFonts w:ascii="Georgia" w:eastAsia="Times New Roman" w:hAnsi="Georgia" w:cs="Arial"/>
          <w:sz w:val="24"/>
          <w:szCs w:val="24"/>
        </w:rPr>
        <w:t>red, black, and white</w:t>
      </w:r>
      <w:r w:rsidR="00D51439" w:rsidRPr="00EF3D2E">
        <w:rPr>
          <w:rFonts w:ascii="Georgia" w:eastAsia="Times New Roman" w:hAnsi="Georgia" w:cs="Arial"/>
          <w:sz w:val="24"/>
          <w:szCs w:val="24"/>
        </w:rPr>
        <w:t xml:space="preserve"> </w:t>
      </w:r>
      <w:r w:rsidR="00DC1A14" w:rsidRPr="00EF3D2E">
        <w:rPr>
          <w:rFonts w:ascii="Georgia" w:eastAsia="Times New Roman" w:hAnsi="Georgia" w:cs="Arial"/>
          <w:sz w:val="24"/>
          <w:szCs w:val="24"/>
        </w:rPr>
        <w:t>are Georgia’s three colors.</w:t>
      </w:r>
    </w:p>
    <w:p w14:paraId="029CEA63" w14:textId="0038E561"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Substantial research suggests that American football is connected in myriad ways to masculinity (</w:t>
      </w:r>
      <w:proofErr w:type="spellStart"/>
      <w:r w:rsidRPr="00DC1A14">
        <w:rPr>
          <w:rFonts w:ascii="Georgia" w:eastAsia="Times New Roman" w:hAnsi="Georgia" w:cs="Arial"/>
          <w:sz w:val="24"/>
          <w:szCs w:val="24"/>
        </w:rPr>
        <w:t>Steinfeldt</w:t>
      </w:r>
      <w:proofErr w:type="spellEnd"/>
      <w:r w:rsidRPr="00DC1A14">
        <w:rPr>
          <w:rFonts w:ascii="Georgia" w:eastAsia="Times New Roman" w:hAnsi="Georgia" w:cs="Arial"/>
          <w:sz w:val="24"/>
          <w:szCs w:val="24"/>
        </w:rPr>
        <w:t xml:space="preserve"> et. al 2011). This tweet</w:t>
      </w:r>
      <w:r w:rsidR="00D51439">
        <w:rPr>
          <w:rFonts w:ascii="Georgia" w:eastAsia="Times New Roman" w:hAnsi="Georgia" w:cs="Arial"/>
          <w:sz w:val="24"/>
          <w:szCs w:val="24"/>
        </w:rPr>
        <w:t xml:space="preserve"> however</w:t>
      </w:r>
      <w:r w:rsidRPr="00DC1A14">
        <w:rPr>
          <w:rFonts w:ascii="Georgia" w:eastAsia="Times New Roman" w:hAnsi="Georgia" w:cs="Arial"/>
          <w:sz w:val="24"/>
          <w:szCs w:val="24"/>
        </w:rPr>
        <w:t xml:space="preserve">, unlike others, has been directed towards the feminine fan. A </w:t>
      </w:r>
      <w:r w:rsidR="00D51439">
        <w:rPr>
          <w:rFonts w:ascii="Georgia" w:eastAsia="Times New Roman" w:hAnsi="Georgia" w:cs="Arial"/>
          <w:sz w:val="24"/>
          <w:szCs w:val="24"/>
        </w:rPr>
        <w:t xml:space="preserve">mere </w:t>
      </w:r>
      <w:r w:rsidRPr="00DC1A14">
        <w:rPr>
          <w:rFonts w:ascii="Georgia" w:eastAsia="Times New Roman" w:hAnsi="Georgia" w:cs="Arial"/>
          <w:sz w:val="24"/>
          <w:szCs w:val="24"/>
        </w:rPr>
        <w:t xml:space="preserve">glance at a stadium or tailgate on gameday would show that college football fans are not </w:t>
      </w:r>
      <w:r w:rsidR="00D51439">
        <w:rPr>
          <w:rFonts w:ascii="Georgia" w:eastAsia="Times New Roman" w:hAnsi="Georgia" w:cs="Arial"/>
          <w:sz w:val="24"/>
          <w:szCs w:val="24"/>
        </w:rPr>
        <w:t>exclusively</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men. This local store understands </w:t>
      </w:r>
      <w:r w:rsidR="00D51439">
        <w:rPr>
          <w:rFonts w:ascii="Georgia" w:eastAsia="Times New Roman" w:hAnsi="Georgia" w:cs="Arial"/>
          <w:sz w:val="24"/>
          <w:szCs w:val="24"/>
        </w:rPr>
        <w:t>this fact</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and uses the expectation of women to dress nicely in Athens when going to Georgia football games</w:t>
      </w:r>
      <w:r w:rsidR="00D51439">
        <w:rPr>
          <w:rFonts w:ascii="Georgia" w:eastAsia="Times New Roman" w:hAnsi="Georgia" w:cs="Arial"/>
          <w:sz w:val="24"/>
          <w:szCs w:val="24"/>
        </w:rPr>
        <w:t xml:space="preserve"> to market its clothing</w:t>
      </w:r>
      <w:r w:rsidRPr="00DC1A14">
        <w:rPr>
          <w:rFonts w:ascii="Georgia" w:eastAsia="Times New Roman" w:hAnsi="Georgia" w:cs="Arial"/>
          <w:sz w:val="24"/>
          <w:szCs w:val="24"/>
        </w:rPr>
        <w:t>. While it is not unusual for men to wear coats, ties, or other nice garb to a game, the popular imaginary associates the nice dress at Southern football games primarily with women (see </w:t>
      </w:r>
      <w:hyperlink r:id="rId137" w:history="1">
        <w:r w:rsidRPr="00F34767">
          <w:rPr>
            <w:rFonts w:ascii="Georgia" w:eastAsia="Times New Roman" w:hAnsi="Georgia" w:cs="Arial"/>
            <w:color w:val="009BC2"/>
            <w:sz w:val="24"/>
            <w:szCs w:val="24"/>
            <w:u w:val="single"/>
            <w:bdr w:val="none" w:sz="0" w:space="0" w:color="auto" w:frame="1"/>
          </w:rPr>
          <w:t>this CNN article</w:t>
        </w:r>
      </w:hyperlink>
      <w:r w:rsidRPr="00DC1A14">
        <w:rPr>
          <w:rFonts w:ascii="Georgia" w:eastAsia="Times New Roman" w:hAnsi="Georgia" w:cs="Arial"/>
          <w:sz w:val="24"/>
          <w:szCs w:val="24"/>
        </w:rPr>
        <w:t>). The dress featured in this tweet could be</w:t>
      </w:r>
      <w:r w:rsidR="00E45C5C">
        <w:rPr>
          <w:rFonts w:ascii="Georgia" w:eastAsia="Times New Roman" w:hAnsi="Georgia" w:cs="Arial"/>
          <w:sz w:val="24"/>
          <w:szCs w:val="24"/>
        </w:rPr>
        <w:t xml:space="preserve"> perfectly appealing to customers</w:t>
      </w:r>
      <w:r w:rsidRPr="00DC1A14">
        <w:rPr>
          <w:rFonts w:ascii="Georgia" w:eastAsia="Times New Roman" w:hAnsi="Georgia" w:cs="Arial"/>
          <w:sz w:val="24"/>
          <w:szCs w:val="24"/>
        </w:rPr>
        <w:t xml:space="preserve"> out of context with no connection to Georgia football at all. However, this store markets it using football as a social tool to create and </w:t>
      </w:r>
      <w:r w:rsidRPr="00DC1A14">
        <w:rPr>
          <w:rFonts w:ascii="Georgia" w:eastAsia="Times New Roman" w:hAnsi="Georgia" w:cs="Arial"/>
          <w:sz w:val="24"/>
          <w:szCs w:val="24"/>
        </w:rPr>
        <w:lastRenderedPageBreak/>
        <w:t>recreate the expectations that drive</w:t>
      </w:r>
      <w:r w:rsidR="00E45C5C">
        <w:rPr>
          <w:rFonts w:ascii="Georgia" w:eastAsia="Times New Roman" w:hAnsi="Georgia" w:cs="Arial"/>
          <w:sz w:val="24"/>
          <w:szCs w:val="24"/>
        </w:rPr>
        <w:t>s</w:t>
      </w:r>
      <w:r w:rsidRPr="00DC1A14">
        <w:rPr>
          <w:rFonts w:ascii="Georgia" w:eastAsia="Times New Roman" w:hAnsi="Georgia" w:cs="Arial"/>
          <w:sz w:val="24"/>
          <w:szCs w:val="24"/>
        </w:rPr>
        <w:t xml:space="preserve"> </w:t>
      </w:r>
      <w:r w:rsidR="00E45C5C">
        <w:rPr>
          <w:rFonts w:ascii="Georgia" w:eastAsia="Times New Roman" w:hAnsi="Georgia" w:cs="Arial"/>
          <w:sz w:val="24"/>
          <w:szCs w:val="24"/>
        </w:rPr>
        <w:t>its</w:t>
      </w:r>
      <w:r w:rsidR="00E45C5C" w:rsidRPr="00DC1A14">
        <w:rPr>
          <w:rFonts w:ascii="Georgia" w:eastAsia="Times New Roman" w:hAnsi="Georgia" w:cs="Arial"/>
          <w:sz w:val="24"/>
          <w:szCs w:val="24"/>
        </w:rPr>
        <w:t xml:space="preserve"> </w:t>
      </w:r>
      <w:r w:rsidRPr="00DC1A14">
        <w:rPr>
          <w:rFonts w:ascii="Georgia" w:eastAsia="Times New Roman" w:hAnsi="Georgia" w:cs="Arial"/>
          <w:sz w:val="24"/>
          <w:szCs w:val="24"/>
        </w:rPr>
        <w:t>business in a college town (Gumprecht 200</w:t>
      </w:r>
      <w:r w:rsidR="00E45C5C">
        <w:rPr>
          <w:rFonts w:ascii="Georgia" w:eastAsia="Times New Roman" w:hAnsi="Georgia" w:cs="Arial"/>
          <w:sz w:val="24"/>
          <w:szCs w:val="24"/>
        </w:rPr>
        <w:t>8</w:t>
      </w:r>
      <w:r w:rsidRPr="00DC1A14">
        <w:rPr>
          <w:rFonts w:ascii="Georgia" w:eastAsia="Times New Roman" w:hAnsi="Georgia" w:cs="Arial"/>
          <w:sz w:val="24"/>
          <w:szCs w:val="24"/>
        </w:rPr>
        <w:t>).</w:t>
      </w:r>
    </w:p>
    <w:p w14:paraId="58D8914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74A75A4" w14:textId="77777777" w:rsidR="009E26AC" w:rsidRPr="00F34767" w:rsidRDefault="00C95A5A" w:rsidP="00423B3D">
      <w:pPr>
        <w:spacing w:after="0" w:line="480" w:lineRule="auto"/>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4A87DC29" wp14:editId="5915E99C">
            <wp:extent cx="2506980" cy="2525058"/>
            <wp:effectExtent l="0" t="0" r="7620" b="8890"/>
            <wp:docPr id="39" name="Picture 39" descr="View image on Twitt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ew image on Twitter">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08237" cy="2526324"/>
                    </a:xfrm>
                    <a:prstGeom prst="rect">
                      <a:avLst/>
                    </a:prstGeom>
                    <a:noFill/>
                    <a:ln>
                      <a:noFill/>
                    </a:ln>
                  </pic:spPr>
                </pic:pic>
              </a:graphicData>
            </a:graphic>
          </wp:inline>
        </w:drawing>
      </w:r>
      <w:r w:rsidR="002615A5" w:rsidRPr="00F34767">
        <w:rPr>
          <w:rFonts w:ascii="Georgia" w:eastAsia="Times New Roman" w:hAnsi="Georgia" w:cs="Arial"/>
          <w:noProof/>
          <w:color w:val="2B7BB9"/>
          <w:sz w:val="24"/>
          <w:szCs w:val="24"/>
          <w:bdr w:val="single" w:sz="2" w:space="0" w:color="E1E8ED" w:frame="1"/>
        </w:rPr>
        <w:drawing>
          <wp:inline distT="0" distB="0" distL="0" distR="0" wp14:anchorId="38AFE1E9" wp14:editId="4E7A721F">
            <wp:extent cx="2377440" cy="2392249"/>
            <wp:effectExtent l="0" t="0" r="3810" b="8255"/>
            <wp:docPr id="38" name="Picture 38" descr="View image on Twitt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ew image on Twitter">
                      <a:hlinkClick r:id="rId138"/>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79147" cy="2393966"/>
                    </a:xfrm>
                    <a:prstGeom prst="rect">
                      <a:avLst/>
                    </a:prstGeom>
                    <a:noFill/>
                    <a:ln>
                      <a:noFill/>
                    </a:ln>
                  </pic:spPr>
                </pic:pic>
              </a:graphicData>
            </a:graphic>
          </wp:inline>
        </w:drawing>
      </w:r>
      <w:r w:rsidR="009E26AC" w:rsidRPr="00F34767">
        <w:rPr>
          <w:rFonts w:ascii="Georgia" w:eastAsia="Times New Roman" w:hAnsi="Georgia" w:cs="Arial"/>
          <w:noProof/>
          <w:color w:val="2B7BB9"/>
          <w:sz w:val="24"/>
          <w:szCs w:val="24"/>
          <w:bdr w:val="single" w:sz="6" w:space="0" w:color="E1E8ED" w:frame="1"/>
        </w:rPr>
        <w:drawing>
          <wp:inline distT="0" distB="0" distL="0" distR="0" wp14:anchorId="4A78FE3B" wp14:editId="1EBDF7A6">
            <wp:extent cx="2442031" cy="2461260"/>
            <wp:effectExtent l="0" t="0" r="0" b="0"/>
            <wp:docPr id="37" name="Picture 37" descr="View image on Twitt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ew image on Twitter">
                      <a:hlinkClick r:id="rId138"/>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60584" cy="2479960"/>
                    </a:xfrm>
                    <a:prstGeom prst="rect">
                      <a:avLst/>
                    </a:prstGeom>
                    <a:noFill/>
                    <a:ln>
                      <a:noFill/>
                    </a:ln>
                  </pic:spPr>
                </pic:pic>
              </a:graphicData>
            </a:graphic>
          </wp:inline>
        </w:drawing>
      </w:r>
      <w:r w:rsidR="009E26AC" w:rsidRPr="00F34767">
        <w:rPr>
          <w:rFonts w:ascii="Georgia" w:eastAsia="Times New Roman" w:hAnsi="Georgia" w:cs="Arial"/>
          <w:noProof/>
          <w:color w:val="2B7BB9"/>
          <w:sz w:val="24"/>
          <w:szCs w:val="24"/>
          <w:bdr w:val="single" w:sz="6" w:space="0" w:color="E1E8ED" w:frame="1"/>
        </w:rPr>
        <w:drawing>
          <wp:inline distT="0" distB="0" distL="0" distR="0" wp14:anchorId="78D26974" wp14:editId="3B24724A">
            <wp:extent cx="2516006" cy="2529840"/>
            <wp:effectExtent l="0" t="0" r="0" b="3810"/>
            <wp:docPr id="36" name="Picture 36" descr="View image on Twitt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ew image on Twitter">
                      <a:hlinkClick r:id="rId138"/>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27304" cy="2541200"/>
                    </a:xfrm>
                    <a:prstGeom prst="rect">
                      <a:avLst/>
                    </a:prstGeom>
                    <a:noFill/>
                    <a:ln>
                      <a:noFill/>
                    </a:ln>
                  </pic:spPr>
                </pic:pic>
              </a:graphicData>
            </a:graphic>
          </wp:inline>
        </w:drawing>
      </w:r>
    </w:p>
    <w:p w14:paraId="4E8FD012"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"https://twitter.com/VoteMarsha" </w:instrText>
      </w:r>
      <w:r w:rsidRPr="00F34767">
        <w:rPr>
          <w:rFonts w:ascii="Georgia" w:eastAsia="Times New Roman" w:hAnsi="Georgia" w:cs="Arial"/>
          <w:color w:val="1C2022"/>
          <w:sz w:val="24"/>
          <w:szCs w:val="24"/>
          <w:lang w:val="en"/>
        </w:rPr>
        <w:fldChar w:fldCharType="separate"/>
      </w:r>
    </w:p>
    <w:p w14:paraId="7E2E24EB"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Marsha Blackburn</w:t>
      </w:r>
    </w:p>
    <w:p w14:paraId="4B4B382B"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w:t>
      </w:r>
      <w:proofErr w:type="spellStart"/>
      <w:r w:rsidRPr="00F34767">
        <w:rPr>
          <w:rFonts w:ascii="Georgia" w:eastAsia="Times New Roman" w:hAnsi="Georgia" w:cs="Arial"/>
          <w:color w:val="697882"/>
          <w:sz w:val="24"/>
          <w:szCs w:val="24"/>
          <w:u w:val="single"/>
          <w:lang w:val="en"/>
        </w:rPr>
        <w:t>VoteMarsha</w:t>
      </w:r>
      <w:proofErr w:type="spellEnd"/>
    </w:p>
    <w:p w14:paraId="1FB69992"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football time on Rocky Top and we kicked off tailgating at the Ag Day 50th anniversary celebration! </w:t>
      </w:r>
      <w:hyperlink r:id="rId143" w:history="1">
        <w:r w:rsidRPr="00F34767">
          <w:rPr>
            <w:rFonts w:ascii="Georgia" w:eastAsia="Times New Roman" w:hAnsi="Georgia" w:cs="Arial"/>
            <w:color w:val="2B7BB9"/>
            <w:sz w:val="24"/>
            <w:szCs w:val="24"/>
            <w:lang w:val="en"/>
          </w:rPr>
          <w:t>#GBO</w:t>
        </w:r>
      </w:hyperlink>
    </w:p>
    <w:p w14:paraId="3B2E489C"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44" w:history="1">
        <w:r w:rsidR="009E26AC" w:rsidRPr="00F34767">
          <w:rPr>
            <w:rFonts w:ascii="Georgia" w:eastAsia="Times New Roman" w:hAnsi="Georgia" w:cs="Arial"/>
            <w:color w:val="0000FF"/>
            <w:sz w:val="24"/>
            <w:szCs w:val="24"/>
            <w:u w:val="single"/>
            <w:lang w:val="en"/>
          </w:rPr>
          <w:t>4:28 PM - Sep 22, 2018</w:t>
        </w:r>
      </w:hyperlink>
    </w:p>
    <w:p w14:paraId="79A468F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00415123" wp14:editId="64D24D6E">
            <wp:extent cx="5052060" cy="5052060"/>
            <wp:effectExtent l="0" t="0" r="0" b="0"/>
            <wp:docPr id="34" name="Picture 34" descr="View image on Twitter">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ew image on Twitter">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52060" cy="5052060"/>
                    </a:xfrm>
                    <a:prstGeom prst="rect">
                      <a:avLst/>
                    </a:prstGeom>
                    <a:noFill/>
                    <a:ln>
                      <a:noFill/>
                    </a:ln>
                  </pic:spPr>
                </pic:pic>
              </a:graphicData>
            </a:graphic>
          </wp:inline>
        </w:drawing>
      </w:r>
    </w:p>
    <w:p w14:paraId="335B4224" w14:textId="77777777" w:rsidR="00CD1A75" w:rsidRPr="00F34767" w:rsidRDefault="004477A9" w:rsidP="004477A9">
      <w:pPr>
        <w:tabs>
          <w:tab w:val="left" w:pos="2628"/>
        </w:tabs>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47" w:history="1">
        <w:r w:rsidRPr="00EF3D2E">
          <w:rPr>
            <w:rStyle w:val="Hyperlink"/>
            <w:rFonts w:ascii="Georgia" w:eastAsia="Times New Roman" w:hAnsi="Georgia" w:cs="Arial"/>
            <w:color w:val="70AD47" w:themeColor="accent6"/>
            <w:sz w:val="24"/>
            <w:szCs w:val="24"/>
            <w:lang w:val="en"/>
          </w:rPr>
          <w:t>Neyland Stadium</w:t>
        </w:r>
      </w:hyperlink>
      <w:r w:rsidRPr="00EF3D2E">
        <w:rPr>
          <w:rFonts w:ascii="Georgia" w:eastAsia="Times New Roman" w:hAnsi="Georgia" w:cs="Arial"/>
          <w:color w:val="70AD47" w:themeColor="accent6"/>
          <w:sz w:val="24"/>
          <w:szCs w:val="24"/>
          <w:lang w:val="en"/>
        </w:rPr>
        <w:t xml:space="preserve"> – Knoxville, TN: 35.954999, -83.924964]</w:t>
      </w:r>
      <w:r w:rsidR="00CD1A75" w:rsidRPr="00F34767">
        <w:rPr>
          <w:rFonts w:ascii="Georgia" w:eastAsia="Times New Roman" w:hAnsi="Georgia" w:cs="Arial"/>
          <w:color w:val="1C2022"/>
          <w:sz w:val="24"/>
          <w:szCs w:val="24"/>
          <w:lang w:val="en"/>
        </w:rPr>
        <w:fldChar w:fldCharType="begin"/>
      </w:r>
      <w:r w:rsidR="00CD1A75" w:rsidRPr="00F34767">
        <w:rPr>
          <w:rFonts w:ascii="Georgia" w:eastAsia="Times New Roman" w:hAnsi="Georgia" w:cs="Arial"/>
          <w:color w:val="1C2022"/>
          <w:sz w:val="24"/>
          <w:szCs w:val="24"/>
          <w:lang w:val="en"/>
        </w:rPr>
        <w:instrText xml:space="preserve"> HYPERLINK "https://twitter.com/BillLeeTN" </w:instrText>
      </w:r>
      <w:r w:rsidR="00CD1A75" w:rsidRPr="00F34767">
        <w:rPr>
          <w:rFonts w:ascii="Georgia" w:eastAsia="Times New Roman" w:hAnsi="Georgia" w:cs="Arial"/>
          <w:color w:val="1C2022"/>
          <w:sz w:val="24"/>
          <w:szCs w:val="24"/>
          <w:lang w:val="en"/>
        </w:rPr>
        <w:fldChar w:fldCharType="separate"/>
      </w:r>
    </w:p>
    <w:p w14:paraId="4F052F53"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Bill Lee</w:t>
      </w:r>
    </w:p>
    <w:p w14:paraId="14F57199"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w:t>
      </w:r>
      <w:proofErr w:type="spellStart"/>
      <w:r w:rsidRPr="00F34767">
        <w:rPr>
          <w:rFonts w:ascii="Georgia" w:eastAsia="Times New Roman" w:hAnsi="Georgia" w:cs="Arial"/>
          <w:color w:val="697882"/>
          <w:sz w:val="24"/>
          <w:szCs w:val="24"/>
          <w:u w:val="single"/>
          <w:lang w:val="en"/>
        </w:rPr>
        <w:t>BillLeeTN</w:t>
      </w:r>
      <w:proofErr w:type="spellEnd"/>
    </w:p>
    <w:p w14:paraId="2713CA62"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football time in Tennessee! We had a great time tailgating before the game today in Knoxville. </w:t>
      </w:r>
      <w:hyperlink r:id="rId148" w:history="1">
        <w:r w:rsidRPr="00F34767">
          <w:rPr>
            <w:rFonts w:ascii="Georgia" w:eastAsia="Times New Roman" w:hAnsi="Georgia" w:cs="Arial"/>
            <w:color w:val="2B7BB9"/>
            <w:sz w:val="24"/>
            <w:szCs w:val="24"/>
            <w:lang w:val="en"/>
          </w:rPr>
          <w:t>#GBO</w:t>
        </w:r>
      </w:hyperlink>
    </w:p>
    <w:p w14:paraId="3D47D63D"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49" w:history="1">
        <w:r w:rsidR="009E26AC" w:rsidRPr="00F34767">
          <w:rPr>
            <w:rFonts w:ascii="Georgia" w:eastAsia="Times New Roman" w:hAnsi="Georgia" w:cs="Arial"/>
            <w:color w:val="0000FF"/>
            <w:sz w:val="24"/>
            <w:szCs w:val="24"/>
            <w:u w:val="single"/>
            <w:lang w:val="en"/>
          </w:rPr>
          <w:t>6:32 PM - Sep 22, 2018</w:t>
        </w:r>
      </w:hyperlink>
    </w:p>
    <w:p w14:paraId="07F2A453" w14:textId="77777777" w:rsidR="009E26AC" w:rsidRPr="00F34767" w:rsidRDefault="00B44A2C" w:rsidP="00F34767">
      <w:pPr>
        <w:spacing w:after="0" w:line="480" w:lineRule="auto"/>
        <w:ind w:firstLine="720"/>
        <w:contextualSpacing/>
        <w:textAlignment w:val="baseline"/>
        <w:rPr>
          <w:rFonts w:ascii="Georgia" w:eastAsia="Times New Roman" w:hAnsi="Georgia" w:cs="Times New Roman"/>
          <w:color w:val="2B7BB9"/>
          <w:sz w:val="24"/>
          <w:szCs w:val="24"/>
          <w:bdr w:val="single" w:sz="6" w:space="7" w:color="E1E8ED" w:frame="1"/>
        </w:rPr>
      </w:pPr>
      <w:hyperlink r:id="rId150" w:tooltip="View the conversation on Twitter" w:history="1"/>
    </w:p>
    <w:p w14:paraId="0296C68B" w14:textId="2828E2CD" w:rsidR="009E26AC"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These tweets show a different type of marketing with college football. In preparation for the 2018 gubernatorial and US senate elections in Tennessee, then-candidates Marsha Blackburn and Bill Lee </w:t>
      </w:r>
      <w:r w:rsidR="008D087B">
        <w:rPr>
          <w:rFonts w:ascii="Georgia" w:eastAsia="Times New Roman" w:hAnsi="Georgia" w:cs="Arial"/>
          <w:sz w:val="24"/>
          <w:szCs w:val="24"/>
        </w:rPr>
        <w:t>visited</w:t>
      </w:r>
      <w:r w:rsidR="002012EE">
        <w:rPr>
          <w:rFonts w:ascii="Georgia" w:eastAsia="Times New Roman" w:hAnsi="Georgia" w:cs="Arial"/>
          <w:sz w:val="24"/>
          <w:szCs w:val="24"/>
        </w:rPr>
        <w:t xml:space="preserve"> Knoxville for</w:t>
      </w:r>
      <w:r w:rsidR="002012EE" w:rsidRPr="00DC1A14">
        <w:rPr>
          <w:rFonts w:ascii="Georgia" w:eastAsia="Times New Roman" w:hAnsi="Georgia" w:cs="Arial"/>
          <w:sz w:val="24"/>
          <w:szCs w:val="24"/>
        </w:rPr>
        <w:t xml:space="preserve"> </w:t>
      </w:r>
      <w:r w:rsidRPr="00DC1A14">
        <w:rPr>
          <w:rFonts w:ascii="Georgia" w:eastAsia="Times New Roman" w:hAnsi="Georgia" w:cs="Arial"/>
          <w:sz w:val="24"/>
          <w:szCs w:val="24"/>
        </w:rPr>
        <w:t>the Vol’s</w:t>
      </w:r>
      <w:r w:rsidR="002012EE">
        <w:rPr>
          <w:rFonts w:ascii="Georgia" w:eastAsia="Times New Roman" w:hAnsi="Georgia" w:cs="Arial"/>
          <w:sz w:val="24"/>
          <w:szCs w:val="24"/>
        </w:rPr>
        <w:t xml:space="preserve"> best-attended</w:t>
      </w:r>
      <w:r w:rsidRPr="00DC1A14">
        <w:rPr>
          <w:rFonts w:ascii="Georgia" w:eastAsia="Times New Roman" w:hAnsi="Georgia" w:cs="Arial"/>
          <w:sz w:val="24"/>
          <w:szCs w:val="24"/>
        </w:rPr>
        <w:t xml:space="preserve"> </w:t>
      </w:r>
      <w:r w:rsidR="002012EE">
        <w:rPr>
          <w:rFonts w:ascii="Georgia" w:eastAsia="Times New Roman" w:hAnsi="Georgia" w:cs="Arial"/>
          <w:sz w:val="24"/>
          <w:szCs w:val="24"/>
        </w:rPr>
        <w:t>football game of 2018 (Cooper 2020)</w:t>
      </w:r>
      <w:r w:rsidR="005D18B4">
        <w:rPr>
          <w:rFonts w:ascii="Georgia" w:eastAsia="Times New Roman" w:hAnsi="Georgia" w:cs="Arial"/>
          <w:sz w:val="24"/>
          <w:szCs w:val="24"/>
        </w:rPr>
        <w:t xml:space="preserve">: the </w:t>
      </w:r>
      <w:r w:rsidRPr="00DC1A14">
        <w:rPr>
          <w:rFonts w:ascii="Georgia" w:eastAsia="Times New Roman" w:hAnsi="Georgia" w:cs="Arial"/>
          <w:sz w:val="24"/>
          <w:szCs w:val="24"/>
        </w:rPr>
        <w:t xml:space="preserve">SEC home opener against rival Florida. The two Republican candidates campaigned together </w:t>
      </w:r>
      <w:r w:rsidR="00925EF6">
        <w:rPr>
          <w:rFonts w:ascii="Georgia" w:eastAsia="Times New Roman" w:hAnsi="Georgia" w:cs="Arial"/>
          <w:sz w:val="24"/>
          <w:szCs w:val="24"/>
        </w:rPr>
        <w:t xml:space="preserve">by </w:t>
      </w:r>
      <w:r w:rsidRPr="00DC1A14">
        <w:rPr>
          <w:rFonts w:ascii="Georgia" w:eastAsia="Times New Roman" w:hAnsi="Georgia" w:cs="Arial"/>
          <w:sz w:val="24"/>
          <w:szCs w:val="24"/>
        </w:rPr>
        <w:t xml:space="preserve">meeting fans and documenting their tailgating on social media. Both candidates were marketing themselves as worthy governing officials by appealing to the average citizen. College football attendance and tailgating is seen as a popular activity and is, in this case, connected to a state-funded public institution. Both candidates appear to be interacting with orange-wearing Tennessee fans in a very common way with the message that they are not so different from any other </w:t>
      </w:r>
      <w:r w:rsidR="008D087B" w:rsidRPr="00DC1A14">
        <w:rPr>
          <w:rFonts w:ascii="Georgia" w:eastAsia="Times New Roman" w:hAnsi="Georgia" w:cs="Arial"/>
          <w:sz w:val="24"/>
          <w:szCs w:val="24"/>
        </w:rPr>
        <w:t>Tennessean</w:t>
      </w:r>
      <w:r w:rsidRPr="00DC1A14">
        <w:rPr>
          <w:rFonts w:ascii="Georgia" w:eastAsia="Times New Roman" w:hAnsi="Georgia" w:cs="Arial"/>
          <w:sz w:val="24"/>
          <w:szCs w:val="24"/>
        </w:rPr>
        <w:t xml:space="preserve">. Their campaign </w:t>
      </w:r>
      <w:r w:rsidR="00DA4012">
        <w:rPr>
          <w:rFonts w:ascii="Georgia" w:eastAsia="Times New Roman" w:hAnsi="Georgia" w:cs="Arial"/>
          <w:sz w:val="24"/>
          <w:szCs w:val="24"/>
        </w:rPr>
        <w:t>Twitter</w:t>
      </w:r>
      <w:r w:rsidRPr="00DC1A14">
        <w:rPr>
          <w:rFonts w:ascii="Georgia" w:eastAsia="Times New Roman" w:hAnsi="Georgia" w:cs="Arial"/>
          <w:sz w:val="24"/>
          <w:szCs w:val="24"/>
        </w:rPr>
        <w:t xml:space="preserve"> accounts use</w:t>
      </w:r>
      <w:r w:rsidR="00F02DA3">
        <w:rPr>
          <w:rFonts w:ascii="Georgia" w:eastAsia="Times New Roman" w:hAnsi="Georgia" w:cs="Arial"/>
          <w:sz w:val="24"/>
          <w:szCs w:val="24"/>
        </w:rPr>
        <w:t xml:space="preserve"> </w:t>
      </w:r>
      <w:r w:rsidR="008D087B">
        <w:rPr>
          <w:rFonts w:ascii="Georgia" w:eastAsia="Times New Roman" w:hAnsi="Georgia" w:cs="Arial"/>
          <w:sz w:val="24"/>
          <w:szCs w:val="24"/>
        </w:rPr>
        <w:t>verbiage</w:t>
      </w:r>
      <w:r w:rsidR="00F02DA3">
        <w:rPr>
          <w:rFonts w:ascii="Georgia" w:eastAsia="Times New Roman" w:hAnsi="Georgia" w:cs="Arial"/>
          <w:sz w:val="24"/>
          <w:szCs w:val="24"/>
        </w:rPr>
        <w:t xml:space="preserve"> </w:t>
      </w:r>
      <w:r w:rsidR="00F02DA3" w:rsidRPr="00DC1A14">
        <w:rPr>
          <w:rFonts w:ascii="Georgia" w:eastAsia="Times New Roman" w:hAnsi="Georgia" w:cs="Arial"/>
          <w:sz w:val="24"/>
          <w:szCs w:val="24"/>
        </w:rPr>
        <w:t>that a fan might use</w:t>
      </w:r>
      <w:r w:rsidR="00F02DA3">
        <w:rPr>
          <w:rFonts w:ascii="Georgia" w:eastAsia="Times New Roman" w:hAnsi="Georgia" w:cs="Arial"/>
          <w:sz w:val="24"/>
          <w:szCs w:val="24"/>
        </w:rPr>
        <w:t xml:space="preserve"> like</w:t>
      </w:r>
      <w:r w:rsidRPr="00DC1A14">
        <w:rPr>
          <w:rFonts w:ascii="Georgia" w:eastAsia="Times New Roman" w:hAnsi="Georgia" w:cs="Arial"/>
          <w:sz w:val="24"/>
          <w:szCs w:val="24"/>
        </w:rPr>
        <w:t xml:space="preserve"> </w:t>
      </w:r>
      <w:r w:rsidR="00F02DA3">
        <w:rPr>
          <w:rFonts w:ascii="Georgia" w:eastAsia="Times New Roman" w:hAnsi="Georgia" w:cs="Arial"/>
          <w:sz w:val="24"/>
          <w:szCs w:val="24"/>
        </w:rPr>
        <w:t>“</w:t>
      </w:r>
      <w:r w:rsidRPr="00DC1A14">
        <w:rPr>
          <w:rFonts w:ascii="Georgia" w:eastAsia="Times New Roman" w:hAnsi="Georgia" w:cs="Arial"/>
          <w:sz w:val="24"/>
          <w:szCs w:val="24"/>
        </w:rPr>
        <w:t>#GBO</w:t>
      </w:r>
      <w:r w:rsidR="00F02DA3">
        <w:rPr>
          <w:rFonts w:ascii="Georgia" w:eastAsia="Times New Roman" w:hAnsi="Georgia" w:cs="Arial"/>
          <w:sz w:val="24"/>
          <w:szCs w:val="24"/>
        </w:rPr>
        <w:t>” (for “go Big Orange”)</w:t>
      </w:r>
      <w:r w:rsidRPr="00DC1A14">
        <w:rPr>
          <w:rFonts w:ascii="Georgia" w:eastAsia="Times New Roman" w:hAnsi="Georgia" w:cs="Arial"/>
          <w:sz w:val="24"/>
          <w:szCs w:val="24"/>
        </w:rPr>
        <w:t xml:space="preserve"> </w:t>
      </w:r>
      <w:r w:rsidR="00F02DA3">
        <w:rPr>
          <w:rFonts w:ascii="Georgia" w:eastAsia="Times New Roman" w:hAnsi="Georgia" w:cs="Arial"/>
          <w:sz w:val="24"/>
          <w:szCs w:val="24"/>
        </w:rPr>
        <w:t>and</w:t>
      </w:r>
      <w:r w:rsidRPr="00DC1A14">
        <w:rPr>
          <w:rFonts w:ascii="Georgia" w:eastAsia="Times New Roman" w:hAnsi="Georgia" w:cs="Arial"/>
          <w:sz w:val="24"/>
          <w:szCs w:val="24"/>
        </w:rPr>
        <w:t xml:space="preserve"> the traditional kickoff refrain </w:t>
      </w:r>
      <w:r w:rsidR="00F02DA3">
        <w:rPr>
          <w:rFonts w:ascii="Georgia" w:eastAsia="Times New Roman" w:hAnsi="Georgia" w:cs="Arial"/>
          <w:sz w:val="24"/>
          <w:szCs w:val="24"/>
        </w:rPr>
        <w:t>of</w:t>
      </w:r>
      <w:r w:rsidR="00F02DA3"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“It’s Football Time in Tennessee.” Just as corporations and local stores seek to connect their business and products to the tradition of football, these candidates are using football as </w:t>
      </w:r>
      <w:r w:rsidR="002809DC">
        <w:rPr>
          <w:rFonts w:ascii="Georgia" w:eastAsia="Times New Roman" w:hAnsi="Georgia" w:cs="Arial"/>
          <w:sz w:val="24"/>
          <w:szCs w:val="24"/>
        </w:rPr>
        <w:t xml:space="preserve">a marketing </w:t>
      </w:r>
      <w:r w:rsidRPr="00DC1A14">
        <w:rPr>
          <w:rFonts w:ascii="Georgia" w:eastAsia="Times New Roman" w:hAnsi="Georgia" w:cs="Arial"/>
          <w:sz w:val="24"/>
          <w:szCs w:val="24"/>
        </w:rPr>
        <w:t>appeal to a popular fandom for their own benefit.</w:t>
      </w:r>
      <w:r w:rsidR="005D18B4">
        <w:rPr>
          <w:rFonts w:ascii="Georgia" w:eastAsia="Times New Roman" w:hAnsi="Georgia" w:cs="Arial"/>
          <w:sz w:val="24"/>
          <w:szCs w:val="24"/>
        </w:rPr>
        <w:t xml:space="preserve"> </w:t>
      </w:r>
      <w:r w:rsidR="002E626B">
        <w:rPr>
          <w:rFonts w:ascii="Georgia" w:eastAsia="Times New Roman" w:hAnsi="Georgia" w:cs="Arial"/>
          <w:sz w:val="24"/>
          <w:szCs w:val="24"/>
        </w:rPr>
        <w:t>Moreover, t</w:t>
      </w:r>
      <w:r w:rsidR="005D18B4">
        <w:rPr>
          <w:rFonts w:ascii="Georgia" w:eastAsia="Times New Roman" w:hAnsi="Georgia" w:cs="Arial"/>
          <w:sz w:val="24"/>
          <w:szCs w:val="24"/>
        </w:rPr>
        <w:t>his photo</w:t>
      </w:r>
      <w:r w:rsidR="002E626B">
        <w:rPr>
          <w:rFonts w:ascii="Georgia" w:eastAsia="Times New Roman" w:hAnsi="Georgia" w:cs="Arial"/>
          <w:sz w:val="24"/>
          <w:szCs w:val="24"/>
        </w:rPr>
        <w:t xml:space="preserve"> visually represents an </w:t>
      </w:r>
      <w:r w:rsidR="005D18B4">
        <w:rPr>
          <w:rFonts w:ascii="Georgia" w:eastAsia="Times New Roman" w:hAnsi="Georgia" w:cs="Arial"/>
          <w:sz w:val="24"/>
          <w:szCs w:val="24"/>
        </w:rPr>
        <w:t>int</w:t>
      </w:r>
      <w:r w:rsidR="002E626B">
        <w:rPr>
          <w:rFonts w:ascii="Georgia" w:eastAsia="Times New Roman" w:hAnsi="Georgia" w:cs="Arial"/>
          <w:sz w:val="24"/>
          <w:szCs w:val="24"/>
        </w:rPr>
        <w:t>ersection of political power with the geographic space of a</w:t>
      </w:r>
      <w:r w:rsidR="005D18B4">
        <w:rPr>
          <w:rFonts w:ascii="Georgia" w:eastAsia="Times New Roman" w:hAnsi="Georgia" w:cs="Arial"/>
          <w:sz w:val="24"/>
          <w:szCs w:val="24"/>
        </w:rPr>
        <w:t xml:space="preserve"> public campus. Public higher education campus landscapes have been </w:t>
      </w:r>
      <w:r w:rsidR="002E626B">
        <w:rPr>
          <w:rFonts w:ascii="Georgia" w:eastAsia="Times New Roman" w:hAnsi="Georgia" w:cs="Arial"/>
          <w:sz w:val="24"/>
          <w:szCs w:val="24"/>
        </w:rPr>
        <w:t>theorized as</w:t>
      </w:r>
      <w:r w:rsidR="005D18B4">
        <w:rPr>
          <w:rFonts w:ascii="Georgia" w:eastAsia="Times New Roman" w:hAnsi="Georgia" w:cs="Arial"/>
          <w:sz w:val="24"/>
          <w:szCs w:val="24"/>
        </w:rPr>
        <w:t xml:space="preserve"> arenas for </w:t>
      </w:r>
      <w:r w:rsidR="008D087B">
        <w:rPr>
          <w:rFonts w:ascii="Georgia" w:eastAsia="Times New Roman" w:hAnsi="Georgia" w:cs="Arial"/>
          <w:sz w:val="24"/>
          <w:szCs w:val="24"/>
        </w:rPr>
        <w:t>contesting</w:t>
      </w:r>
      <w:r w:rsidR="005D18B4">
        <w:rPr>
          <w:rFonts w:ascii="Georgia" w:eastAsia="Times New Roman" w:hAnsi="Georgia" w:cs="Arial"/>
          <w:sz w:val="24"/>
          <w:szCs w:val="24"/>
        </w:rPr>
        <w:t xml:space="preserve"> power </w:t>
      </w:r>
      <w:r w:rsidR="005D18B4">
        <w:rPr>
          <w:rFonts w:ascii="Georgia" w:eastAsia="Times New Roman" w:hAnsi="Georgia" w:cs="Arial"/>
          <w:sz w:val="24"/>
          <w:szCs w:val="24"/>
        </w:rPr>
        <w:lastRenderedPageBreak/>
        <w:t xml:space="preserve">and social </w:t>
      </w:r>
      <w:r w:rsidR="000425E2">
        <w:rPr>
          <w:rFonts w:ascii="Georgia" w:eastAsia="Times New Roman" w:hAnsi="Georgia" w:cs="Arial"/>
          <w:sz w:val="24"/>
          <w:szCs w:val="24"/>
        </w:rPr>
        <w:t>issues</w:t>
      </w:r>
      <w:r w:rsidR="005D18B4">
        <w:rPr>
          <w:rFonts w:ascii="Georgia" w:eastAsia="Times New Roman" w:hAnsi="Georgia" w:cs="Arial"/>
          <w:sz w:val="24"/>
          <w:szCs w:val="24"/>
        </w:rPr>
        <w:t xml:space="preserve"> (</w:t>
      </w:r>
      <w:r w:rsidR="002809DC">
        <w:rPr>
          <w:rFonts w:ascii="Georgia" w:eastAsia="Times New Roman" w:hAnsi="Georgia" w:cs="Arial"/>
          <w:sz w:val="24"/>
          <w:szCs w:val="24"/>
        </w:rPr>
        <w:t xml:space="preserve">Brasher et al. 2017, Luke &amp; </w:t>
      </w:r>
      <w:proofErr w:type="spellStart"/>
      <w:r w:rsidR="002809DC">
        <w:rPr>
          <w:rFonts w:ascii="Georgia" w:eastAsia="Times New Roman" w:hAnsi="Georgia" w:cs="Arial"/>
          <w:sz w:val="24"/>
          <w:szCs w:val="24"/>
        </w:rPr>
        <w:t>Heynen</w:t>
      </w:r>
      <w:proofErr w:type="spellEnd"/>
      <w:r w:rsidR="002809DC">
        <w:rPr>
          <w:rFonts w:ascii="Georgia" w:eastAsia="Times New Roman" w:hAnsi="Georgia" w:cs="Arial"/>
          <w:sz w:val="24"/>
          <w:szCs w:val="24"/>
        </w:rPr>
        <w:t xml:space="preserve"> 2019</w:t>
      </w:r>
      <w:r w:rsidR="000425E2">
        <w:rPr>
          <w:rFonts w:ascii="Georgia" w:eastAsia="Times New Roman" w:hAnsi="Georgia" w:cs="Arial"/>
          <w:sz w:val="24"/>
          <w:szCs w:val="24"/>
        </w:rPr>
        <w:t>).</w:t>
      </w:r>
      <w:r w:rsidR="005D18B4">
        <w:rPr>
          <w:rFonts w:ascii="Georgia" w:eastAsia="Times New Roman" w:hAnsi="Georgia" w:cs="Arial"/>
          <w:sz w:val="24"/>
          <w:szCs w:val="24"/>
        </w:rPr>
        <w:t xml:space="preserve"> </w:t>
      </w:r>
      <w:r w:rsidR="002E626B">
        <w:rPr>
          <w:rFonts w:ascii="Georgia" w:eastAsia="Times New Roman" w:hAnsi="Georgia" w:cs="Arial"/>
          <w:sz w:val="24"/>
          <w:szCs w:val="24"/>
        </w:rPr>
        <w:t>T</w:t>
      </w:r>
      <w:r w:rsidR="005D18B4">
        <w:rPr>
          <w:rFonts w:ascii="Georgia" w:eastAsia="Times New Roman" w:hAnsi="Georgia" w:cs="Arial"/>
          <w:sz w:val="24"/>
          <w:szCs w:val="24"/>
        </w:rPr>
        <w:t>h</w:t>
      </w:r>
      <w:r w:rsidR="000425E2">
        <w:rPr>
          <w:rFonts w:ascii="Georgia" w:eastAsia="Times New Roman" w:hAnsi="Georgia" w:cs="Arial"/>
          <w:sz w:val="24"/>
          <w:szCs w:val="24"/>
        </w:rPr>
        <w:t>e</w:t>
      </w:r>
      <w:r w:rsidR="005D18B4">
        <w:rPr>
          <w:rFonts w:ascii="Georgia" w:eastAsia="Times New Roman" w:hAnsi="Georgia" w:cs="Arial"/>
          <w:sz w:val="24"/>
          <w:szCs w:val="24"/>
        </w:rPr>
        <w:t xml:space="preserve"> campaigning </w:t>
      </w:r>
      <w:r w:rsidR="000425E2">
        <w:rPr>
          <w:rFonts w:ascii="Georgia" w:eastAsia="Times New Roman" w:hAnsi="Georgia" w:cs="Arial"/>
          <w:sz w:val="24"/>
          <w:szCs w:val="24"/>
        </w:rPr>
        <w:t xml:space="preserve">shown in these tweets represents an active participation of </w:t>
      </w:r>
      <w:r w:rsidR="002809DC">
        <w:rPr>
          <w:rFonts w:ascii="Georgia" w:eastAsia="Times New Roman" w:hAnsi="Georgia" w:cs="Arial"/>
          <w:sz w:val="24"/>
          <w:szCs w:val="24"/>
        </w:rPr>
        <w:t>politicians</w:t>
      </w:r>
      <w:r w:rsidR="000425E2">
        <w:rPr>
          <w:rFonts w:ascii="Georgia" w:eastAsia="Times New Roman" w:hAnsi="Georgia" w:cs="Arial"/>
          <w:sz w:val="24"/>
          <w:szCs w:val="24"/>
        </w:rPr>
        <w:t xml:space="preserve"> in the public campus arena by</w:t>
      </w:r>
      <w:r w:rsidR="005D18B4">
        <w:rPr>
          <w:rFonts w:ascii="Georgia" w:eastAsia="Times New Roman" w:hAnsi="Georgia" w:cs="Arial"/>
          <w:sz w:val="24"/>
          <w:szCs w:val="24"/>
        </w:rPr>
        <w:t xml:space="preserve"> wielding </w:t>
      </w:r>
      <w:r w:rsidR="000425E2">
        <w:rPr>
          <w:rFonts w:ascii="Georgia" w:eastAsia="Times New Roman" w:hAnsi="Georgia" w:cs="Arial"/>
          <w:sz w:val="24"/>
          <w:szCs w:val="24"/>
        </w:rPr>
        <w:t>football</w:t>
      </w:r>
      <w:r w:rsidR="005D18B4">
        <w:rPr>
          <w:rFonts w:ascii="Georgia" w:eastAsia="Times New Roman" w:hAnsi="Georgia" w:cs="Arial"/>
          <w:sz w:val="24"/>
          <w:szCs w:val="24"/>
        </w:rPr>
        <w:t xml:space="preserve"> </w:t>
      </w:r>
      <w:r w:rsidR="000425E2">
        <w:rPr>
          <w:rFonts w:ascii="Georgia" w:eastAsia="Times New Roman" w:hAnsi="Georgia" w:cs="Arial"/>
          <w:sz w:val="24"/>
          <w:szCs w:val="24"/>
        </w:rPr>
        <w:t xml:space="preserve">fandom </w:t>
      </w:r>
      <w:r w:rsidR="00F02DA3">
        <w:rPr>
          <w:rFonts w:ascii="Georgia" w:eastAsia="Times New Roman" w:hAnsi="Georgia" w:cs="Arial"/>
          <w:sz w:val="24"/>
          <w:szCs w:val="24"/>
        </w:rPr>
        <w:t>in the hopes of</w:t>
      </w:r>
      <w:r w:rsidR="000425E2">
        <w:rPr>
          <w:rFonts w:ascii="Georgia" w:eastAsia="Times New Roman" w:hAnsi="Georgia" w:cs="Arial"/>
          <w:sz w:val="24"/>
          <w:szCs w:val="24"/>
        </w:rPr>
        <w:t xml:space="preserve"> increas</w:t>
      </w:r>
      <w:r w:rsidR="00F02DA3">
        <w:rPr>
          <w:rFonts w:ascii="Georgia" w:eastAsia="Times New Roman" w:hAnsi="Georgia" w:cs="Arial"/>
          <w:sz w:val="24"/>
          <w:szCs w:val="24"/>
        </w:rPr>
        <w:t>ing</w:t>
      </w:r>
      <w:r w:rsidR="002E626B">
        <w:rPr>
          <w:rFonts w:ascii="Georgia" w:eastAsia="Times New Roman" w:hAnsi="Georgia" w:cs="Arial"/>
          <w:sz w:val="24"/>
          <w:szCs w:val="24"/>
        </w:rPr>
        <w:t xml:space="preserve"> </w:t>
      </w:r>
      <w:r w:rsidR="002809DC">
        <w:rPr>
          <w:rFonts w:ascii="Georgia" w:eastAsia="Times New Roman" w:hAnsi="Georgia" w:cs="Arial"/>
          <w:sz w:val="24"/>
          <w:szCs w:val="24"/>
        </w:rPr>
        <w:t>political</w:t>
      </w:r>
      <w:r w:rsidR="006955DF">
        <w:rPr>
          <w:rFonts w:ascii="Georgia" w:eastAsia="Times New Roman" w:hAnsi="Georgia" w:cs="Arial"/>
          <w:sz w:val="24"/>
          <w:szCs w:val="24"/>
        </w:rPr>
        <w:t xml:space="preserve"> power.</w:t>
      </w:r>
    </w:p>
    <w:p w14:paraId="6D4B736C" w14:textId="77777777" w:rsidR="00CD1A75" w:rsidRPr="00F34767" w:rsidRDefault="00CD1A75"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0297E788"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72F16B1F" wp14:editId="32A77DA6">
            <wp:extent cx="4673600" cy="3505200"/>
            <wp:effectExtent l="0" t="0" r="0" b="0"/>
            <wp:docPr id="32" name="Picture 32" descr="View image on Twitter">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ew image on Twitter">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73600" cy="3505200"/>
                    </a:xfrm>
                    <a:prstGeom prst="rect">
                      <a:avLst/>
                    </a:prstGeom>
                    <a:noFill/>
                    <a:ln>
                      <a:noFill/>
                    </a:ln>
                  </pic:spPr>
                </pic:pic>
              </a:graphicData>
            </a:graphic>
          </wp:inline>
        </w:drawing>
      </w:r>
    </w:p>
    <w:p w14:paraId="189A092D" w14:textId="77777777" w:rsidR="00CD1A75" w:rsidRPr="004477A9" w:rsidRDefault="004477A9" w:rsidP="004477A9">
      <w:pPr>
        <w:spacing w:after="0" w:line="480" w:lineRule="auto"/>
        <w:contextualSpacing/>
        <w:textAlignment w:val="baseline"/>
        <w:rPr>
          <w:rFonts w:ascii="Georgia" w:eastAsia="Times New Roman" w:hAnsi="Georgia" w:cs="Times New Roman"/>
          <w:color w:val="70AD47" w:themeColor="accent6"/>
          <w:sz w:val="24"/>
          <w:szCs w:val="24"/>
          <w:u w:val="single"/>
        </w:rPr>
      </w:pPr>
      <w:r w:rsidRPr="004477A9">
        <w:rPr>
          <w:rFonts w:ascii="Georgia" w:eastAsia="Times New Roman" w:hAnsi="Georgia" w:cs="Arial"/>
          <w:color w:val="70AD47" w:themeColor="accent6"/>
          <w:sz w:val="24"/>
          <w:szCs w:val="24"/>
          <w:lang w:val="en"/>
        </w:rPr>
        <w:t>[Polygon of the State of Texas]</w:t>
      </w:r>
      <w:r w:rsidR="00CD1A75" w:rsidRPr="004477A9">
        <w:rPr>
          <w:rFonts w:ascii="Georgia" w:eastAsia="Times New Roman" w:hAnsi="Georgia" w:cs="Arial"/>
          <w:color w:val="70AD47" w:themeColor="accent6"/>
          <w:sz w:val="24"/>
          <w:szCs w:val="24"/>
          <w:lang w:val="en"/>
        </w:rPr>
        <w:fldChar w:fldCharType="begin"/>
      </w:r>
      <w:r w:rsidR="00CD1A75" w:rsidRPr="004477A9">
        <w:rPr>
          <w:rFonts w:ascii="Georgia" w:eastAsia="Times New Roman" w:hAnsi="Georgia" w:cs="Arial"/>
          <w:color w:val="70AD47" w:themeColor="accent6"/>
          <w:sz w:val="24"/>
          <w:szCs w:val="24"/>
          <w:lang w:val="en"/>
        </w:rPr>
        <w:instrText xml:space="preserve"> HYPERLINK "https://twitter.com/SaraGonzalesTX" </w:instrText>
      </w:r>
      <w:r w:rsidR="00CD1A75" w:rsidRPr="004477A9">
        <w:rPr>
          <w:rFonts w:ascii="Georgia" w:eastAsia="Times New Roman" w:hAnsi="Georgia" w:cs="Arial"/>
          <w:color w:val="70AD47" w:themeColor="accent6"/>
          <w:sz w:val="24"/>
          <w:szCs w:val="24"/>
          <w:lang w:val="en"/>
        </w:rPr>
        <w:fldChar w:fldCharType="separate"/>
      </w:r>
    </w:p>
    <w:p w14:paraId="685EC2BD" w14:textId="77777777" w:rsidR="00CD1A75" w:rsidRPr="004477A9" w:rsidRDefault="00CD1A75" w:rsidP="00F34767">
      <w:pPr>
        <w:spacing w:after="0" w:line="480" w:lineRule="auto"/>
        <w:ind w:firstLine="720"/>
        <w:contextualSpacing/>
        <w:textAlignment w:val="baseline"/>
        <w:rPr>
          <w:rFonts w:ascii="Georgia" w:eastAsia="Times New Roman" w:hAnsi="Georgia" w:cs="Times New Roman"/>
          <w:color w:val="70AD47" w:themeColor="accent6"/>
          <w:sz w:val="24"/>
          <w:szCs w:val="24"/>
        </w:rPr>
      </w:pPr>
      <w:r w:rsidRPr="004477A9">
        <w:rPr>
          <w:rFonts w:ascii="Georgia" w:eastAsia="Times New Roman" w:hAnsi="Georgia" w:cs="Arial"/>
          <w:b/>
          <w:bCs/>
          <w:color w:val="70AD47" w:themeColor="accent6"/>
          <w:sz w:val="24"/>
          <w:szCs w:val="24"/>
          <w:u w:val="single"/>
          <w:lang w:val="en"/>
        </w:rPr>
        <w:t>Sara Gonzales</w:t>
      </w:r>
    </w:p>
    <w:p w14:paraId="1661B0C4" w14:textId="77777777" w:rsidR="00CD1A75" w:rsidRPr="004477A9" w:rsidRDefault="00CD1A75" w:rsidP="00F34767">
      <w:pPr>
        <w:spacing w:after="0" w:line="480" w:lineRule="auto"/>
        <w:ind w:firstLine="720"/>
        <w:contextualSpacing/>
        <w:textAlignment w:val="baseline"/>
        <w:rPr>
          <w:rFonts w:ascii="Georgia" w:eastAsia="Times New Roman" w:hAnsi="Georgia" w:cs="Times New Roman"/>
          <w:color w:val="70AD47" w:themeColor="accent6"/>
          <w:sz w:val="24"/>
          <w:szCs w:val="24"/>
        </w:rPr>
      </w:pPr>
      <w:r w:rsidRPr="004477A9">
        <w:rPr>
          <w:rFonts w:ascii="Segoe UI Symbol" w:eastAsia="Times New Roman" w:hAnsi="Segoe UI Symbol" w:cs="Segoe UI Symbol"/>
          <w:color w:val="70AD47" w:themeColor="accent6"/>
          <w:sz w:val="24"/>
          <w:szCs w:val="24"/>
          <w:u w:val="single"/>
          <w:lang w:val="en"/>
        </w:rPr>
        <w:t>✔</w:t>
      </w:r>
      <w:r w:rsidRPr="004477A9">
        <w:rPr>
          <w:rFonts w:ascii="Georgia" w:eastAsia="Times New Roman" w:hAnsi="Georgia" w:cs="Arial"/>
          <w:color w:val="70AD47" w:themeColor="accent6"/>
          <w:sz w:val="24"/>
          <w:szCs w:val="24"/>
          <w:u w:val="single"/>
          <w:lang w:val="en"/>
        </w:rPr>
        <w:t>@</w:t>
      </w:r>
      <w:proofErr w:type="spellStart"/>
      <w:r w:rsidRPr="004477A9">
        <w:rPr>
          <w:rFonts w:ascii="Georgia" w:eastAsia="Times New Roman" w:hAnsi="Georgia" w:cs="Arial"/>
          <w:color w:val="70AD47" w:themeColor="accent6"/>
          <w:sz w:val="24"/>
          <w:szCs w:val="24"/>
          <w:u w:val="single"/>
          <w:lang w:val="en"/>
        </w:rPr>
        <w:t>SaraGonzalesTX</w:t>
      </w:r>
      <w:proofErr w:type="spellEnd"/>
    </w:p>
    <w:p w14:paraId="3CC71C74"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4477A9">
        <w:rPr>
          <w:rFonts w:ascii="Georgia" w:eastAsia="Times New Roman" w:hAnsi="Georgia" w:cs="Arial"/>
          <w:color w:val="70AD47" w:themeColor="accent6"/>
          <w:sz w:val="24"/>
          <w:szCs w:val="24"/>
          <w:lang w:val="en"/>
        </w:rPr>
        <w:fldChar w:fldCharType="end"/>
      </w:r>
      <w:r w:rsidRPr="00F34767">
        <w:rPr>
          <w:rFonts w:ascii="Georgia" w:eastAsia="Times New Roman" w:hAnsi="Georgia" w:cs="Arial"/>
          <w:color w:val="1C2022"/>
          <w:sz w:val="24"/>
          <w:szCs w:val="24"/>
          <w:lang w:val="en"/>
        </w:rPr>
        <w:t xml:space="preserve">TFW you get married on game day. </w:t>
      </w:r>
      <w:hyperlink r:id="rId153" w:history="1">
        <w:r w:rsidRPr="00F34767">
          <w:rPr>
            <w:rFonts w:ascii="Georgia" w:eastAsia="Times New Roman" w:hAnsi="Georgia" w:cs="Arial"/>
            <w:color w:val="2B7BB9"/>
            <w:sz w:val="24"/>
            <w:szCs w:val="24"/>
            <w:lang w:val="en"/>
          </w:rPr>
          <w:t>#RollTide</w:t>
        </w:r>
      </w:hyperlink>
      <w:r w:rsidRPr="00F34767">
        <w:rPr>
          <w:rFonts w:ascii="Georgia" w:eastAsia="Times New Roman" w:hAnsi="Georgia" w:cs="Arial"/>
          <w:color w:val="1C2022"/>
          <w:sz w:val="24"/>
          <w:szCs w:val="24"/>
          <w:lang w:val="en"/>
        </w:rPr>
        <w:t xml:space="preserve"> </w:t>
      </w:r>
      <w:hyperlink r:id="rId154" w:history="1">
        <w:r w:rsidRPr="00F34767">
          <w:rPr>
            <w:rFonts w:ascii="Georgia" w:eastAsia="Times New Roman" w:hAnsi="Georgia" w:cs="Arial"/>
            <w:color w:val="2B7BB9"/>
            <w:sz w:val="24"/>
            <w:szCs w:val="24"/>
            <w:lang w:val="en"/>
          </w:rPr>
          <w:t>#RollTideRoll</w:t>
        </w:r>
      </w:hyperlink>
    </w:p>
    <w:p w14:paraId="3D9B7265"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55" w:history="1">
        <w:r w:rsidR="009E26AC" w:rsidRPr="00F34767">
          <w:rPr>
            <w:rFonts w:ascii="Georgia" w:eastAsia="Times New Roman" w:hAnsi="Georgia" w:cs="Arial"/>
            <w:color w:val="0000FF"/>
            <w:sz w:val="24"/>
            <w:szCs w:val="24"/>
            <w:u w:val="single"/>
            <w:lang w:val="en"/>
          </w:rPr>
          <w:t>10:11 PM - Dec 29, 2018</w:t>
        </w:r>
      </w:hyperlink>
    </w:p>
    <w:p w14:paraId="0F8067E2"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4C1DFEC0" w14:textId="2E253D7D" w:rsidR="004477A9"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This tweet shows a newlywed couple celebrating their marriage on a gameday for their Alabama Crimson Tide. </w:t>
      </w:r>
      <w:r w:rsidR="00F02DA3">
        <w:rPr>
          <w:rFonts w:ascii="Georgia" w:eastAsia="Times New Roman" w:hAnsi="Georgia" w:cs="Arial"/>
          <w:sz w:val="24"/>
          <w:szCs w:val="24"/>
        </w:rPr>
        <w:t>While i</w:t>
      </w:r>
      <w:r w:rsidRPr="00DC1A14">
        <w:rPr>
          <w:rFonts w:ascii="Georgia" w:eastAsia="Times New Roman" w:hAnsi="Georgia" w:cs="Arial"/>
          <w:sz w:val="24"/>
          <w:szCs w:val="24"/>
        </w:rPr>
        <w:t>t is not</w:t>
      </w:r>
      <w:r w:rsidR="00F02DA3">
        <w:rPr>
          <w:rFonts w:ascii="Georgia" w:eastAsia="Times New Roman" w:hAnsi="Georgia" w:cs="Arial"/>
          <w:sz w:val="24"/>
          <w:szCs w:val="24"/>
        </w:rPr>
        <w:t xml:space="preserve"> necessarily</w:t>
      </w:r>
      <w:r w:rsidRPr="00DC1A14">
        <w:rPr>
          <w:rFonts w:ascii="Georgia" w:eastAsia="Times New Roman" w:hAnsi="Georgia" w:cs="Arial"/>
          <w:sz w:val="24"/>
          <w:szCs w:val="24"/>
        </w:rPr>
        <w:t xml:space="preserve"> unique</w:t>
      </w:r>
      <w:r w:rsidR="00F02DA3">
        <w:rPr>
          <w:rFonts w:ascii="Georgia" w:eastAsia="Times New Roman" w:hAnsi="Georgia" w:cs="Arial"/>
          <w:sz w:val="24"/>
          <w:szCs w:val="24"/>
        </w:rPr>
        <w:t>, it</w:t>
      </w:r>
      <w:r w:rsidRPr="00DC1A14">
        <w:rPr>
          <w:rFonts w:ascii="Georgia" w:eastAsia="Times New Roman" w:hAnsi="Georgia" w:cs="Arial"/>
          <w:sz w:val="24"/>
          <w:szCs w:val="24"/>
        </w:rPr>
        <w:t xml:space="preserve"> is still very telling when a couple includes their fandom in wedding pictures. This wedding was held on the same day as one of Alabama’s most important games of the 2018-19 season: the College Football Playoff semifinal. The Tide can be seen on the television in the background running up the score. </w:t>
      </w:r>
    </w:p>
    <w:p w14:paraId="35C2E7B0" w14:textId="77777777" w:rsidR="004477A9" w:rsidRPr="004477A9" w:rsidRDefault="004477A9" w:rsidP="004477A9">
      <w:pPr>
        <w:spacing w:after="0" w:line="480" w:lineRule="auto"/>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w:t>
      </w:r>
      <w:r>
        <w:rPr>
          <w:rFonts w:ascii="Georgia" w:eastAsia="Times New Roman" w:hAnsi="Georgia" w:cs="Arial"/>
          <w:color w:val="FF0000"/>
          <w:sz w:val="24"/>
          <w:szCs w:val="24"/>
        </w:rPr>
        <w:t>Pan to two-polygon map of Texas &amp; Alabama</w:t>
      </w:r>
      <w:r w:rsidRPr="004477A9">
        <w:rPr>
          <w:rFonts w:ascii="Georgia" w:eastAsia="Times New Roman" w:hAnsi="Georgia" w:cs="Arial"/>
          <w:color w:val="FF0000"/>
          <w:sz w:val="24"/>
          <w:szCs w:val="24"/>
        </w:rPr>
        <w:t>]</w:t>
      </w:r>
    </w:p>
    <w:p w14:paraId="113F1FE9" w14:textId="35117A45" w:rsidR="009E26AC" w:rsidRPr="004477A9" w:rsidRDefault="009E26AC" w:rsidP="004477A9">
      <w:pPr>
        <w:spacing w:after="0" w:line="480" w:lineRule="auto"/>
        <w:ind w:left="1080" w:firstLine="360"/>
        <w:jc w:val="both"/>
        <w:textAlignment w:val="baseline"/>
        <w:rPr>
          <w:rFonts w:ascii="Georgia" w:eastAsia="Times New Roman" w:hAnsi="Georgia" w:cs="Arial"/>
          <w:sz w:val="24"/>
          <w:szCs w:val="24"/>
        </w:rPr>
      </w:pPr>
      <w:r w:rsidRPr="004477A9">
        <w:rPr>
          <w:rFonts w:ascii="Georgia" w:eastAsia="Times New Roman" w:hAnsi="Georgia" w:cs="Arial"/>
          <w:sz w:val="24"/>
          <w:szCs w:val="24"/>
        </w:rPr>
        <w:t xml:space="preserve">This tweet becomes </w:t>
      </w:r>
      <w:r w:rsidR="00F34767" w:rsidRPr="004477A9">
        <w:rPr>
          <w:rFonts w:ascii="Georgia" w:eastAsia="Times New Roman" w:hAnsi="Georgia" w:cs="Arial"/>
          <w:sz w:val="24"/>
          <w:szCs w:val="24"/>
        </w:rPr>
        <w:t>even</w:t>
      </w:r>
      <w:r w:rsidRPr="004477A9">
        <w:rPr>
          <w:rFonts w:ascii="Georgia" w:eastAsia="Times New Roman" w:hAnsi="Georgia" w:cs="Arial"/>
          <w:sz w:val="24"/>
          <w:szCs w:val="24"/>
        </w:rPr>
        <w:t xml:space="preserve"> more interesting when the identity of the tweeter</w:t>
      </w:r>
      <w:r w:rsidRPr="004477A9">
        <w:rPr>
          <w:rFonts w:ascii="Georgia" w:eastAsia="Times New Roman" w:hAnsi="Georgia" w:cs="Arial"/>
          <w:color w:val="777777"/>
          <w:sz w:val="24"/>
          <w:szCs w:val="24"/>
        </w:rPr>
        <w:t xml:space="preserve"> </w:t>
      </w:r>
      <w:r w:rsidRPr="004477A9">
        <w:rPr>
          <w:rFonts w:ascii="Georgia" w:eastAsia="Times New Roman" w:hAnsi="Georgia" w:cs="Arial"/>
          <w:sz w:val="24"/>
          <w:szCs w:val="24"/>
        </w:rPr>
        <w:t>is</w:t>
      </w:r>
      <w:r w:rsidR="00F02DA3">
        <w:rPr>
          <w:rFonts w:ascii="Georgia" w:eastAsia="Times New Roman" w:hAnsi="Georgia" w:cs="Arial"/>
          <w:sz w:val="24"/>
          <w:szCs w:val="24"/>
        </w:rPr>
        <w:t xml:space="preserve"> revealed to be</w:t>
      </w:r>
      <w:r w:rsidRPr="004477A9">
        <w:rPr>
          <w:rFonts w:ascii="Georgia" w:eastAsia="Times New Roman" w:hAnsi="Georgia" w:cs="Arial"/>
          <w:sz w:val="24"/>
          <w:szCs w:val="24"/>
        </w:rPr>
        <w:t> </w:t>
      </w:r>
      <w:hyperlink r:id="rId156" w:history="1">
        <w:r w:rsidRPr="004477A9">
          <w:rPr>
            <w:rFonts w:ascii="Georgia" w:eastAsia="Times New Roman" w:hAnsi="Georgia" w:cs="Arial"/>
            <w:color w:val="009BC2"/>
            <w:sz w:val="24"/>
            <w:szCs w:val="24"/>
            <w:u w:val="single"/>
            <w:bdr w:val="none" w:sz="0" w:space="0" w:color="auto" w:frame="1"/>
          </w:rPr>
          <w:t>Sara Gonzales</w:t>
        </w:r>
      </w:hyperlink>
      <w:r w:rsidRPr="004477A9">
        <w:rPr>
          <w:rFonts w:ascii="Georgia" w:eastAsia="Times New Roman" w:hAnsi="Georgia" w:cs="Arial"/>
          <w:sz w:val="24"/>
          <w:szCs w:val="24"/>
        </w:rPr>
        <w:t xml:space="preserve">, a conservative television pundit living in Texas. With the exception of Florida in 2008 and 2012, every state in the 11-state SEC footprint has designated its </w:t>
      </w:r>
      <w:r w:rsidR="008D087B" w:rsidRPr="004477A9">
        <w:rPr>
          <w:rFonts w:ascii="Georgia" w:eastAsia="Times New Roman" w:hAnsi="Georgia" w:cs="Arial"/>
          <w:sz w:val="24"/>
          <w:szCs w:val="24"/>
        </w:rPr>
        <w:t>Electoral College</w:t>
      </w:r>
      <w:r w:rsidRPr="004477A9">
        <w:rPr>
          <w:rFonts w:ascii="Georgia" w:eastAsia="Times New Roman" w:hAnsi="Georgia" w:cs="Arial"/>
          <w:sz w:val="24"/>
          <w:szCs w:val="24"/>
        </w:rPr>
        <w:t xml:space="preserve"> votes for the Republican candidate in </w:t>
      </w:r>
      <w:r w:rsidR="00F02DA3">
        <w:rPr>
          <w:rFonts w:ascii="Georgia" w:eastAsia="Times New Roman" w:hAnsi="Georgia" w:cs="Arial"/>
          <w:sz w:val="24"/>
          <w:szCs w:val="24"/>
        </w:rPr>
        <w:t xml:space="preserve">every US presidential election in </w:t>
      </w:r>
      <w:r w:rsidRPr="004477A9">
        <w:rPr>
          <w:rFonts w:ascii="Georgia" w:eastAsia="Times New Roman" w:hAnsi="Georgia" w:cs="Arial"/>
          <w:sz w:val="24"/>
          <w:szCs w:val="24"/>
        </w:rPr>
        <w:t xml:space="preserve">the twenty-first century. This expression of fandom from a conservative commentator then is a very </w:t>
      </w:r>
      <w:r w:rsidR="00DC1A14" w:rsidRPr="004477A9">
        <w:rPr>
          <w:rFonts w:ascii="Georgia" w:eastAsia="Times New Roman" w:hAnsi="Georgia" w:cs="Arial"/>
          <w:sz w:val="24"/>
          <w:szCs w:val="24"/>
        </w:rPr>
        <w:t>intriguing</w:t>
      </w:r>
      <w:r w:rsidRPr="004477A9">
        <w:rPr>
          <w:rFonts w:ascii="Georgia" w:eastAsia="Times New Roman" w:hAnsi="Georgia" w:cs="Arial"/>
          <w:sz w:val="24"/>
          <w:szCs w:val="24"/>
        </w:rPr>
        <w:t xml:space="preserve"> intersection of these two attributes of a particular southern culture. It is also interesting to see Crimson Tide fandom transcend the Alabama state borders. State borders play a major role in the bounding of fandom, so this Texan cheering for the Tide speaks to the persistence of anomalies in systems and categorizations.</w:t>
      </w:r>
    </w:p>
    <w:p w14:paraId="3DB7E05F" w14:textId="77777777" w:rsidR="009E26AC" w:rsidRDefault="009E26AC" w:rsidP="00F34767">
      <w:pPr>
        <w:spacing w:after="0" w:line="480" w:lineRule="auto"/>
        <w:ind w:firstLine="720"/>
        <w:contextualSpacing/>
        <w:textAlignment w:val="baseline"/>
        <w:rPr>
          <w:rFonts w:ascii="Georgia" w:eastAsia="Times New Roman" w:hAnsi="Georgia" w:cs="Arial"/>
          <w:color w:val="777777"/>
          <w:sz w:val="24"/>
          <w:szCs w:val="24"/>
        </w:rPr>
      </w:pPr>
    </w:p>
    <w:p w14:paraId="5227753A" w14:textId="77777777" w:rsidR="00DC1A14" w:rsidRDefault="00DC1A14" w:rsidP="00DC1A14">
      <w:pPr>
        <w:spacing w:after="0" w:line="480" w:lineRule="auto"/>
        <w:contextualSpacing/>
        <w:textAlignment w:val="baseline"/>
        <w:rPr>
          <w:rFonts w:ascii="Georgia" w:eastAsia="Times New Roman" w:hAnsi="Georgia" w:cs="Arial"/>
          <w:color w:val="FF0000"/>
          <w:sz w:val="24"/>
          <w:szCs w:val="24"/>
        </w:rPr>
      </w:pPr>
      <w:r w:rsidRPr="00DC1A14">
        <w:rPr>
          <w:rFonts w:ascii="Georgia" w:eastAsia="Times New Roman" w:hAnsi="Georgia" w:cs="Arial"/>
          <w:color w:val="FF0000"/>
          <w:sz w:val="24"/>
          <w:szCs w:val="24"/>
        </w:rPr>
        <w:t>[Return to first map of the 14 SEC schools &amp; SEC footprint]</w:t>
      </w:r>
    </w:p>
    <w:p w14:paraId="4EC90E4E" w14:textId="77777777" w:rsidR="00DC1A14" w:rsidRPr="00DC1A14" w:rsidRDefault="00DC1A14" w:rsidP="00DC1A14">
      <w:pPr>
        <w:spacing w:after="0" w:line="480" w:lineRule="auto"/>
        <w:contextualSpacing/>
        <w:textAlignment w:val="baseline"/>
        <w:rPr>
          <w:rFonts w:ascii="Georgia" w:eastAsia="Times New Roman" w:hAnsi="Georgia" w:cs="Arial"/>
          <w:color w:val="FF0000"/>
          <w:sz w:val="24"/>
          <w:szCs w:val="24"/>
        </w:rPr>
      </w:pPr>
    </w:p>
    <w:p w14:paraId="1236B72E" w14:textId="1EB8BA05" w:rsidR="009E26AC" w:rsidRPr="00DC1A14"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Scholars have warned against constructing and studying the region of the US South as essentially unique from everywhere else in the country and world (Wilson 2017), and some have specifically called for an unbounding of the region in the way we discuss it and its attributes (Nagel 2018). For the purposes of this examination into southern football, it means recognizing the ways in which SEC fandom is not constrained to the 11-state conference footprint but </w:t>
      </w:r>
      <w:r w:rsidR="00F02DA3" w:rsidRPr="00DC1A14">
        <w:rPr>
          <w:rFonts w:ascii="Georgia" w:eastAsia="Times New Roman" w:hAnsi="Georgia" w:cs="Arial"/>
          <w:sz w:val="24"/>
          <w:szCs w:val="24"/>
        </w:rPr>
        <w:t xml:space="preserve">is </w:t>
      </w:r>
      <w:r w:rsidRPr="00DC1A14">
        <w:rPr>
          <w:rFonts w:ascii="Georgia" w:eastAsia="Times New Roman" w:hAnsi="Georgia" w:cs="Arial"/>
          <w:sz w:val="24"/>
          <w:szCs w:val="24"/>
        </w:rPr>
        <w:t xml:space="preserve">rather part of larger national and international systems. The game of football itself is an imported sport: it developed in the North in the late nineteenth century after it was inherited from England as a modified form of rugby, a modification itself of soccer (Riesman &amp; Denney 1951). And of course, </w:t>
      </w:r>
      <w:r w:rsidR="00DA4012">
        <w:rPr>
          <w:rFonts w:ascii="Georgia" w:eastAsia="Times New Roman" w:hAnsi="Georgia" w:cs="Arial"/>
          <w:sz w:val="24"/>
          <w:szCs w:val="24"/>
        </w:rPr>
        <w:t>Twitter</w:t>
      </w:r>
      <w:r w:rsidRPr="00DC1A14">
        <w:rPr>
          <w:rFonts w:ascii="Georgia" w:eastAsia="Times New Roman" w:hAnsi="Georgia" w:cs="Arial"/>
          <w:sz w:val="24"/>
          <w:szCs w:val="24"/>
        </w:rPr>
        <w:t xml:space="preserve"> is an internationally available media that itself allows global access to localized cultures</w:t>
      </w:r>
      <w:r w:rsidR="001F4329">
        <w:rPr>
          <w:rFonts w:ascii="Georgia" w:eastAsia="Times New Roman" w:hAnsi="Georgia" w:cs="Arial"/>
          <w:sz w:val="24"/>
          <w:szCs w:val="24"/>
        </w:rPr>
        <w:t xml:space="preserve"> (Stephens &amp; </w:t>
      </w:r>
      <w:proofErr w:type="spellStart"/>
      <w:r w:rsidR="001F4329">
        <w:rPr>
          <w:rFonts w:ascii="Georgia" w:eastAsia="Times New Roman" w:hAnsi="Georgia" w:cs="Arial"/>
          <w:sz w:val="24"/>
          <w:szCs w:val="24"/>
        </w:rPr>
        <w:t>Poorthuis</w:t>
      </w:r>
      <w:proofErr w:type="spellEnd"/>
      <w:r w:rsidR="001F4329">
        <w:rPr>
          <w:rFonts w:ascii="Georgia" w:eastAsia="Times New Roman" w:hAnsi="Georgia" w:cs="Arial"/>
          <w:sz w:val="24"/>
          <w:szCs w:val="24"/>
        </w:rPr>
        <w:t xml:space="preserve"> 2015)</w:t>
      </w:r>
      <w:r w:rsidRPr="00DC1A14">
        <w:rPr>
          <w:rFonts w:ascii="Georgia" w:eastAsia="Times New Roman" w:hAnsi="Georgia" w:cs="Arial"/>
          <w:sz w:val="24"/>
          <w:szCs w:val="24"/>
        </w:rPr>
        <w:t xml:space="preserve">. These remaining tweets </w:t>
      </w:r>
      <w:r w:rsidR="001F4329">
        <w:rPr>
          <w:rFonts w:ascii="Georgia" w:eastAsia="Times New Roman" w:hAnsi="Georgia" w:cs="Arial"/>
          <w:sz w:val="24"/>
          <w:szCs w:val="24"/>
        </w:rPr>
        <w:t>explore some</w:t>
      </w:r>
      <w:r w:rsidRPr="00DC1A14">
        <w:rPr>
          <w:rFonts w:ascii="Georgia" w:eastAsia="Times New Roman" w:hAnsi="Georgia" w:cs="Arial"/>
          <w:sz w:val="24"/>
          <w:szCs w:val="24"/>
        </w:rPr>
        <w:t xml:space="preserve"> ways in which SEC football fandom operates outside of the </w:t>
      </w:r>
      <w:r w:rsidR="001F4329">
        <w:rPr>
          <w:rFonts w:ascii="Georgia" w:eastAsia="Times New Roman" w:hAnsi="Georgia" w:cs="Arial"/>
          <w:sz w:val="24"/>
          <w:szCs w:val="24"/>
        </w:rPr>
        <w:t>region</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of the perceived South.</w:t>
      </w:r>
    </w:p>
    <w:p w14:paraId="581E2851"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r w:rsidRPr="00DC1A14">
        <w:rPr>
          <w:rFonts w:ascii="Georgia" w:eastAsia="Times New Roman" w:hAnsi="Georgia" w:cs="Arial"/>
          <w:sz w:val="24"/>
          <w:szCs w:val="24"/>
          <w:lang w:val="en"/>
        </w:rPr>
        <w:t xml:space="preserve"> </w:t>
      </w:r>
    </w:p>
    <w:p w14:paraId="17FD85A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5E8C06AB" wp14:editId="3CE8C542">
            <wp:extent cx="3223260" cy="4297680"/>
            <wp:effectExtent l="0" t="0" r="0" b="7620"/>
            <wp:docPr id="26" name="Picture 26" descr="View image on Twitter">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iew image on Twitter">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73FCB2BA" w14:textId="77777777" w:rsidR="007E4DD7" w:rsidRPr="004477A9" w:rsidRDefault="004477A9" w:rsidP="004477A9">
      <w:pPr>
        <w:spacing w:after="0" w:line="480" w:lineRule="auto"/>
        <w:contextualSpacing/>
        <w:textAlignment w:val="baseline"/>
        <w:rPr>
          <w:rFonts w:ascii="Georgia" w:eastAsia="Times New Roman" w:hAnsi="Georgia" w:cs="Times New Roman"/>
          <w:color w:val="70AD47" w:themeColor="accent6"/>
          <w:sz w:val="24"/>
          <w:szCs w:val="24"/>
          <w:u w:val="single"/>
        </w:rPr>
      </w:pPr>
      <w:r w:rsidRPr="004477A9">
        <w:rPr>
          <w:rFonts w:ascii="Georgia" w:eastAsia="Times New Roman" w:hAnsi="Georgia" w:cs="Arial"/>
          <w:color w:val="70AD47" w:themeColor="accent6"/>
          <w:sz w:val="24"/>
          <w:szCs w:val="24"/>
          <w:lang w:val="en"/>
        </w:rPr>
        <w:t>[</w:t>
      </w:r>
      <w:hyperlink r:id="rId159" w:history="1">
        <w:r w:rsidRPr="004477A9">
          <w:rPr>
            <w:rStyle w:val="Hyperlink"/>
            <w:rFonts w:ascii="Georgia" w:eastAsia="Times New Roman" w:hAnsi="Georgia" w:cs="Arial"/>
            <w:color w:val="70AD47" w:themeColor="accent6"/>
            <w:sz w:val="24"/>
            <w:szCs w:val="24"/>
            <w:lang w:val="en"/>
          </w:rPr>
          <w:t>Jordan-Hare Stadium</w:t>
        </w:r>
      </w:hyperlink>
      <w:r w:rsidRPr="004477A9">
        <w:rPr>
          <w:rFonts w:ascii="Georgia" w:eastAsia="Times New Roman" w:hAnsi="Georgia" w:cs="Arial"/>
          <w:color w:val="70AD47" w:themeColor="accent6"/>
          <w:sz w:val="24"/>
          <w:szCs w:val="24"/>
          <w:lang w:val="en"/>
        </w:rPr>
        <w:t xml:space="preserve"> – Auburn, AL: 32.602099, -85.488898]</w:t>
      </w:r>
      <w:r w:rsidR="007E4DD7" w:rsidRPr="00F34767">
        <w:rPr>
          <w:rFonts w:ascii="Georgia" w:eastAsia="Times New Roman" w:hAnsi="Georgia" w:cs="Arial"/>
          <w:color w:val="70AD47" w:themeColor="accent6"/>
          <w:sz w:val="24"/>
          <w:szCs w:val="24"/>
          <w:lang w:val="en"/>
        </w:rPr>
        <w:fldChar w:fldCharType="begin"/>
      </w:r>
      <w:r w:rsidR="007E4DD7" w:rsidRPr="004477A9">
        <w:rPr>
          <w:rFonts w:ascii="Georgia" w:eastAsia="Times New Roman" w:hAnsi="Georgia" w:cs="Arial"/>
          <w:color w:val="70AD47" w:themeColor="accent6"/>
          <w:sz w:val="24"/>
          <w:szCs w:val="24"/>
          <w:lang w:val="en"/>
        </w:rPr>
        <w:instrText xml:space="preserve"> HYPERLINK "https://twitter.com/MadelynReaves" </w:instrText>
      </w:r>
      <w:r w:rsidR="007E4DD7" w:rsidRPr="00F34767">
        <w:rPr>
          <w:rFonts w:ascii="Georgia" w:eastAsia="Times New Roman" w:hAnsi="Georgia" w:cs="Arial"/>
          <w:color w:val="70AD47" w:themeColor="accent6"/>
          <w:sz w:val="24"/>
          <w:szCs w:val="24"/>
          <w:lang w:val="en"/>
        </w:rPr>
        <w:fldChar w:fldCharType="separate"/>
      </w:r>
    </w:p>
    <w:p w14:paraId="406174B8"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Mad </w:t>
      </w:r>
      <w:r w:rsidRPr="00F34767">
        <w:rPr>
          <w:rFonts w:ascii="Georgia" w:eastAsia="Times New Roman" w:hAnsi="Georgia" w:cs="Arial"/>
          <w:color w:val="697882"/>
          <w:sz w:val="24"/>
          <w:szCs w:val="24"/>
          <w:u w:val="single"/>
          <w:lang w:val="en"/>
        </w:rPr>
        <w:t>@MadelynReaves</w:t>
      </w:r>
    </w:p>
    <w:p w14:paraId="75C78717"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2B7BB9"/>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came all the way to Auburn from Delaware just to show him how the south does game days </w:t>
      </w:r>
      <w:hyperlink r:id="rId160" w:history="1">
        <w:r w:rsidRPr="00F34767">
          <w:rPr>
            <w:rFonts w:ascii="Georgia" w:eastAsia="Times New Roman" w:hAnsi="Georgia" w:cs="Arial"/>
            <w:color w:val="2B7BB9"/>
            <w:sz w:val="24"/>
            <w:szCs w:val="24"/>
            <w:lang w:val="en"/>
          </w:rPr>
          <w:t>#WarEagle</w:t>
        </w:r>
      </w:hyperlink>
    </w:p>
    <w:p w14:paraId="02966BCE"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61" w:history="1">
        <w:r w:rsidR="009E26AC" w:rsidRPr="00F34767">
          <w:rPr>
            <w:rFonts w:ascii="Georgia" w:eastAsia="Times New Roman" w:hAnsi="Georgia" w:cs="Arial"/>
            <w:color w:val="0000FF"/>
            <w:sz w:val="24"/>
            <w:szCs w:val="24"/>
            <w:u w:val="single"/>
            <w:lang w:val="en"/>
          </w:rPr>
          <w:t>10:57 AM - Oct 13, 2018</w:t>
        </w:r>
      </w:hyperlink>
    </w:p>
    <w:p w14:paraId="5FB2676B"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5A366CCE" w14:textId="3E047488" w:rsidR="00F34767"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This tweeter has journeyed from Delaware to Auburn, Alabama for a football game. This requires either a plane flight or at least a 13 hour drive, a serious tourism travel commitment. The tweet suggests that the tweeter is probably from the South but is at least familiar with and is proud of a connection to the region. </w:t>
      </w:r>
      <w:r w:rsidRPr="00DC1A14">
        <w:rPr>
          <w:rFonts w:ascii="Georgia" w:eastAsia="Times New Roman" w:hAnsi="Georgia" w:cs="Arial"/>
          <w:sz w:val="24"/>
          <w:szCs w:val="24"/>
        </w:rPr>
        <w:lastRenderedPageBreak/>
        <w:t>Her companion on the other hand is an outsider inexperienced in this ritual</w:t>
      </w:r>
      <w:r w:rsidR="001F4329">
        <w:rPr>
          <w:rFonts w:ascii="Georgia" w:eastAsia="Times New Roman" w:hAnsi="Georgia" w:cs="Arial"/>
          <w:sz w:val="24"/>
          <w:szCs w:val="24"/>
        </w:rPr>
        <w:t xml:space="preserve"> of Auburn football</w:t>
      </w:r>
      <w:r w:rsidRPr="00DC1A14">
        <w:rPr>
          <w:rFonts w:ascii="Georgia" w:eastAsia="Times New Roman" w:hAnsi="Georgia" w:cs="Arial"/>
          <w:sz w:val="24"/>
          <w:szCs w:val="24"/>
        </w:rPr>
        <w:t>. The two seek the authentic tourism experience of southern gameday by wearing the correctly logo-ed gear for the home team. The tweeter seems to assume that Auburn football is representative of an entire regional tradition and that immersion is the best communicator of that tradition. In this tweet, a southern expatriate returns to the region and chooses SEC gameday as a demonstration of an essentially southern ritual. This tourism journey to the spectate can be easily considered a pilgrimage (Baker 2018).</w:t>
      </w:r>
    </w:p>
    <w:p w14:paraId="74F9121E" w14:textId="64AE93EC"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It is worth noting too that these fans are not obviously white. Certainly</w:t>
      </w:r>
      <w:r w:rsidR="001F4329">
        <w:rPr>
          <w:rFonts w:ascii="Georgia" w:eastAsia="Times New Roman" w:hAnsi="Georgia" w:cs="Arial"/>
          <w:sz w:val="24"/>
          <w:szCs w:val="24"/>
        </w:rPr>
        <w:t>,</w:t>
      </w:r>
      <w:r w:rsidRPr="00DC1A14">
        <w:rPr>
          <w:rFonts w:ascii="Georgia" w:eastAsia="Times New Roman" w:hAnsi="Georgia" w:cs="Arial"/>
          <w:sz w:val="24"/>
          <w:szCs w:val="24"/>
        </w:rPr>
        <w:t xml:space="preserve"> ascribing a racial category to otherwise anonymous persons in pictures is tricky and </w:t>
      </w:r>
      <w:r w:rsidR="001F4329">
        <w:rPr>
          <w:rFonts w:ascii="Georgia" w:eastAsia="Times New Roman" w:hAnsi="Georgia" w:cs="Arial"/>
          <w:sz w:val="24"/>
          <w:szCs w:val="24"/>
        </w:rPr>
        <w:t>can be</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problematic. However, it is pertinent here to the discussion of SEC fandom because even the potential of racial ambiguity in the </w:t>
      </w:r>
      <w:r w:rsidR="001F4329">
        <w:rPr>
          <w:rFonts w:ascii="Georgia" w:eastAsia="Times New Roman" w:hAnsi="Georgia" w:cs="Arial"/>
          <w:sz w:val="24"/>
          <w:szCs w:val="24"/>
        </w:rPr>
        <w:t>gameday crowd</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works against the normative notions of whiteness that are subtly instituted and reinforced as the standard of the ideal Southern fan. Whiteness works as a structure of normative privilege (Bonds &amp; Inwood 2016), and this is apparent in southern stadium seats on Saturdays. A more diverse fanbase works to unbound an unassuming white South and its white football fans.</w:t>
      </w:r>
    </w:p>
    <w:p w14:paraId="12390FB3"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8E44779" wp14:editId="7896C645">
            <wp:extent cx="4541520" cy="3406140"/>
            <wp:effectExtent l="0" t="0" r="0" b="3810"/>
            <wp:docPr id="23" name="Picture 23" descr="View image on Twitter">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ew image on Twitter">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41520" cy="3406140"/>
                    </a:xfrm>
                    <a:prstGeom prst="rect">
                      <a:avLst/>
                    </a:prstGeom>
                    <a:noFill/>
                    <a:ln>
                      <a:noFill/>
                    </a:ln>
                  </pic:spPr>
                </pic:pic>
              </a:graphicData>
            </a:graphic>
          </wp:inline>
        </w:drawing>
      </w:r>
    </w:p>
    <w:p w14:paraId="321BF0D0"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t>[South Haven, Michigan]</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"https://twitter.com/cwgleason7" </w:instrText>
      </w:r>
      <w:r w:rsidR="007E4DD7" w:rsidRPr="00F34767">
        <w:rPr>
          <w:rFonts w:ascii="Georgia" w:eastAsia="Times New Roman" w:hAnsi="Georgia" w:cs="Arial"/>
          <w:color w:val="1C2022"/>
          <w:sz w:val="24"/>
          <w:szCs w:val="24"/>
          <w:lang w:val="en"/>
        </w:rPr>
        <w:fldChar w:fldCharType="separate"/>
      </w:r>
    </w:p>
    <w:p w14:paraId="74F22A89"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proofErr w:type="spellStart"/>
      <w:r w:rsidRPr="00F34767">
        <w:rPr>
          <w:rFonts w:ascii="Georgia" w:eastAsia="Times New Roman" w:hAnsi="Georgia" w:cs="Arial"/>
          <w:b/>
          <w:bCs/>
          <w:color w:val="0000FF"/>
          <w:sz w:val="24"/>
          <w:szCs w:val="24"/>
          <w:u w:val="single"/>
          <w:lang w:val="en"/>
        </w:rPr>
        <w:t>Vandy</w:t>
      </w:r>
      <w:proofErr w:type="spellEnd"/>
      <w:r w:rsidRPr="00F34767">
        <w:rPr>
          <w:rFonts w:ascii="Georgia" w:eastAsia="Times New Roman" w:hAnsi="Georgia" w:cs="Arial"/>
          <w:b/>
          <w:bCs/>
          <w:color w:val="0000FF"/>
          <w:sz w:val="24"/>
          <w:szCs w:val="24"/>
          <w:u w:val="single"/>
          <w:lang w:val="en"/>
        </w:rPr>
        <w:t xml:space="preserve"> Panda</w:t>
      </w:r>
      <w:r w:rsidRPr="00F34767">
        <w:rPr>
          <w:rFonts w:ascii="Georgia" w:eastAsia="Times New Roman" w:hAnsi="Georgia" w:cs="Arial"/>
          <w:color w:val="697882"/>
          <w:sz w:val="24"/>
          <w:szCs w:val="24"/>
          <w:u w:val="single"/>
          <w:lang w:val="en"/>
        </w:rPr>
        <w:t>@cwgleason7</w:t>
      </w:r>
    </w:p>
    <w:p w14:paraId="0956B4D9"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Tailgating has already begun for the </w:t>
      </w:r>
      <w:hyperlink r:id="rId164" w:history="1">
        <w:r w:rsidRPr="00F34767">
          <w:rPr>
            <w:rFonts w:ascii="Georgia" w:eastAsia="Times New Roman" w:hAnsi="Georgia" w:cs="Arial"/>
            <w:color w:val="2B7BB9"/>
            <w:sz w:val="24"/>
            <w:szCs w:val="24"/>
            <w:lang w:val="en"/>
          </w:rPr>
          <w:t>#SexySix</w:t>
        </w:r>
      </w:hyperlink>
      <w:r w:rsidRPr="00F34767">
        <w:rPr>
          <w:rFonts w:ascii="Georgia" w:eastAsia="Times New Roman" w:hAnsi="Georgia" w:cs="Arial"/>
          <w:color w:val="1C2022"/>
          <w:sz w:val="24"/>
          <w:szCs w:val="24"/>
          <w:lang w:val="en"/>
        </w:rPr>
        <w:t xml:space="preserve"> in South Haven </w:t>
      </w:r>
      <w:hyperlink r:id="rId165" w:history="1">
        <w:r w:rsidRPr="00F34767">
          <w:rPr>
            <w:rFonts w:ascii="Georgia" w:eastAsia="Times New Roman" w:hAnsi="Georgia" w:cs="Arial"/>
            <w:color w:val="2B7BB9"/>
            <w:sz w:val="24"/>
            <w:szCs w:val="24"/>
            <w:lang w:val="en"/>
          </w:rPr>
          <w:t>#PureMichigan</w:t>
        </w:r>
      </w:hyperlink>
      <w:r w:rsidRPr="00F34767">
        <w:rPr>
          <w:rFonts w:ascii="Georgia" w:eastAsia="Times New Roman" w:hAnsi="Georgia" w:cs="Arial"/>
          <w:color w:val="1C2022"/>
          <w:sz w:val="24"/>
          <w:szCs w:val="24"/>
          <w:lang w:val="en"/>
        </w:rPr>
        <w:t xml:space="preserve"> </w:t>
      </w:r>
      <w:hyperlink r:id="rId166" w:history="1">
        <w:r w:rsidRPr="00F34767">
          <w:rPr>
            <w:rFonts w:ascii="Georgia" w:eastAsia="Times New Roman" w:hAnsi="Georgia" w:cs="Arial"/>
            <w:color w:val="2B7BB9"/>
            <w:sz w:val="24"/>
            <w:szCs w:val="24"/>
            <w:lang w:val="en"/>
          </w:rPr>
          <w:t>#AnchorDown</w:t>
        </w:r>
      </w:hyperlink>
    </w:p>
    <w:p w14:paraId="5E648BAC"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67" w:history="1">
        <w:r w:rsidR="009E26AC" w:rsidRPr="00F34767">
          <w:rPr>
            <w:rFonts w:ascii="Georgia" w:eastAsia="Times New Roman" w:hAnsi="Georgia" w:cs="Arial"/>
            <w:color w:val="0000FF"/>
            <w:sz w:val="24"/>
            <w:szCs w:val="24"/>
            <w:u w:val="single"/>
            <w:lang w:val="en"/>
          </w:rPr>
          <w:t>12:44 PM - Sep 14, 2018</w:t>
        </w:r>
      </w:hyperlink>
    </w:p>
    <w:p w14:paraId="524F3115"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31AC62D" w14:textId="2118906D" w:rsidR="009E26AC"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This tweet was sent by a Vanderbilt fan apparently engaged in a reunion with his friends, also Vanderbilt fans, on a Commodore gameday. The group is preparing </w:t>
      </w:r>
      <w:r w:rsidR="001F4329">
        <w:rPr>
          <w:rFonts w:ascii="Georgia" w:eastAsia="Times New Roman" w:hAnsi="Georgia" w:cs="Arial"/>
          <w:sz w:val="24"/>
          <w:szCs w:val="24"/>
        </w:rPr>
        <w:t>f</w:t>
      </w:r>
      <w:r w:rsidRPr="00DC1A14">
        <w:rPr>
          <w:rFonts w:ascii="Georgia" w:eastAsia="Times New Roman" w:hAnsi="Georgia" w:cs="Arial"/>
          <w:sz w:val="24"/>
          <w:szCs w:val="24"/>
        </w:rPr>
        <w:t>or the game by remotely tailgating in South Haven, Michigan.</w:t>
      </w:r>
    </w:p>
    <w:p w14:paraId="75317420" w14:textId="77777777" w:rsidR="007E4DD7" w:rsidRPr="00DC1A14" w:rsidRDefault="007E4DD7" w:rsidP="00F34767">
      <w:pPr>
        <w:spacing w:after="0" w:line="480" w:lineRule="auto"/>
        <w:ind w:firstLine="720"/>
        <w:contextualSpacing/>
        <w:jc w:val="both"/>
        <w:textAlignment w:val="baseline"/>
        <w:rPr>
          <w:rFonts w:ascii="Georgia" w:eastAsia="Times New Roman" w:hAnsi="Georgia" w:cs="Arial"/>
          <w:color w:val="FF0000"/>
          <w:sz w:val="24"/>
          <w:szCs w:val="24"/>
        </w:rPr>
      </w:pPr>
      <w:r w:rsidRPr="00DC1A14">
        <w:rPr>
          <w:rFonts w:ascii="Georgia" w:eastAsia="Times New Roman" w:hAnsi="Georgia" w:cs="Arial"/>
          <w:color w:val="FF0000"/>
          <w:sz w:val="24"/>
          <w:szCs w:val="24"/>
        </w:rPr>
        <w:t>[</w:t>
      </w:r>
      <w:r w:rsidR="00DC1A14" w:rsidRPr="00DC1A14">
        <w:rPr>
          <w:rFonts w:ascii="Georgia" w:eastAsia="Times New Roman" w:hAnsi="Georgia" w:cs="Arial"/>
          <w:color w:val="FF0000"/>
          <w:sz w:val="24"/>
          <w:szCs w:val="24"/>
        </w:rPr>
        <w:t xml:space="preserve">Show </w:t>
      </w:r>
      <w:r w:rsidR="00DC1A14">
        <w:rPr>
          <w:rFonts w:ascii="Georgia" w:eastAsia="Times New Roman" w:hAnsi="Georgia" w:cs="Arial"/>
          <w:color w:val="FF0000"/>
          <w:sz w:val="24"/>
          <w:szCs w:val="24"/>
        </w:rPr>
        <w:t xml:space="preserve">point map of </w:t>
      </w:r>
      <w:r w:rsidR="00DC1A14" w:rsidRPr="00DC1A14">
        <w:rPr>
          <w:rFonts w:ascii="Georgia" w:eastAsia="Times New Roman" w:hAnsi="Georgia" w:cs="Arial"/>
          <w:color w:val="FF0000"/>
          <w:sz w:val="24"/>
          <w:szCs w:val="24"/>
        </w:rPr>
        <w:t xml:space="preserve">both South Haven, Michigan &amp; </w:t>
      </w:r>
      <w:r w:rsidR="00DC1A14">
        <w:rPr>
          <w:rFonts w:ascii="Georgia" w:eastAsia="Times New Roman" w:hAnsi="Georgia" w:cs="Arial"/>
          <w:color w:val="FF0000"/>
          <w:sz w:val="24"/>
          <w:szCs w:val="24"/>
        </w:rPr>
        <w:t>Vanderbilt</w:t>
      </w:r>
      <w:r w:rsidR="00DC1A14" w:rsidRPr="00DC1A14">
        <w:rPr>
          <w:rFonts w:ascii="Georgia" w:eastAsia="Times New Roman" w:hAnsi="Georgia" w:cs="Arial"/>
          <w:color w:val="FF0000"/>
          <w:sz w:val="24"/>
          <w:szCs w:val="24"/>
        </w:rPr>
        <w:t xml:space="preserve"> Stadium - Nashville, TN</w:t>
      </w:r>
      <w:r w:rsidR="00DC1A14">
        <w:rPr>
          <w:rFonts w:ascii="Georgia" w:eastAsia="Times New Roman" w:hAnsi="Georgia" w:cs="Arial"/>
          <w:color w:val="FF0000"/>
          <w:sz w:val="24"/>
          <w:szCs w:val="24"/>
        </w:rPr>
        <w:t>:</w:t>
      </w:r>
      <w:r w:rsidR="00DC1A14" w:rsidRPr="00DC1A14">
        <w:rPr>
          <w:rFonts w:ascii="Georgia" w:eastAsia="Times New Roman" w:hAnsi="Georgia" w:cs="Arial"/>
          <w:color w:val="FF0000"/>
          <w:sz w:val="24"/>
          <w:szCs w:val="24"/>
        </w:rPr>
        <w:t xml:space="preserve"> 36.144075, -86.808860</w:t>
      </w:r>
      <w:r w:rsidRPr="00DC1A14">
        <w:rPr>
          <w:rFonts w:ascii="Georgia" w:eastAsia="Times New Roman" w:hAnsi="Georgia" w:cs="Arial"/>
          <w:color w:val="FF0000"/>
          <w:sz w:val="24"/>
          <w:szCs w:val="24"/>
        </w:rPr>
        <w:t>]</w:t>
      </w:r>
    </w:p>
    <w:p w14:paraId="0540F048" w14:textId="5676CD3B"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South Haven, </w:t>
      </w:r>
      <w:r w:rsidR="001F4329" w:rsidRPr="00DC1A14">
        <w:rPr>
          <w:rFonts w:ascii="Georgia" w:eastAsia="Times New Roman" w:hAnsi="Georgia" w:cs="Arial"/>
          <w:sz w:val="24"/>
          <w:szCs w:val="24"/>
        </w:rPr>
        <w:t>M</w:t>
      </w:r>
      <w:r w:rsidR="001F4329">
        <w:rPr>
          <w:rFonts w:ascii="Georgia" w:eastAsia="Times New Roman" w:hAnsi="Georgia" w:cs="Arial"/>
          <w:sz w:val="24"/>
          <w:szCs w:val="24"/>
        </w:rPr>
        <w:t>ichigan,</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is a small town on Lake Michigan, a considerable distance away from Nashville, </w:t>
      </w:r>
      <w:r w:rsidR="001F4329" w:rsidRPr="00DC1A14">
        <w:rPr>
          <w:rFonts w:ascii="Georgia" w:eastAsia="Times New Roman" w:hAnsi="Georgia" w:cs="Arial"/>
          <w:sz w:val="24"/>
          <w:szCs w:val="24"/>
        </w:rPr>
        <w:t>T</w:t>
      </w:r>
      <w:r w:rsidR="001F4329">
        <w:rPr>
          <w:rFonts w:ascii="Georgia" w:eastAsia="Times New Roman" w:hAnsi="Georgia" w:cs="Arial"/>
          <w:sz w:val="24"/>
          <w:szCs w:val="24"/>
        </w:rPr>
        <w:t>ennessee</w:t>
      </w:r>
      <w:r w:rsidRPr="00DC1A14">
        <w:rPr>
          <w:rFonts w:ascii="Georgia" w:eastAsia="Times New Roman" w:hAnsi="Georgia" w:cs="Arial"/>
          <w:sz w:val="24"/>
          <w:szCs w:val="24"/>
        </w:rPr>
        <w:t xml:space="preserve">. These friends, like their campus tailgating counterparts, are </w:t>
      </w:r>
      <w:r w:rsidR="001F4329">
        <w:rPr>
          <w:rFonts w:ascii="Georgia" w:eastAsia="Times New Roman" w:hAnsi="Georgia" w:cs="Arial"/>
          <w:sz w:val="24"/>
          <w:szCs w:val="24"/>
        </w:rPr>
        <w:t xml:space="preserve">outdoors </w:t>
      </w:r>
      <w:r w:rsidRPr="00DC1A14">
        <w:rPr>
          <w:rFonts w:ascii="Georgia" w:eastAsia="Times New Roman" w:hAnsi="Georgia" w:cs="Arial"/>
          <w:sz w:val="24"/>
          <w:szCs w:val="24"/>
        </w:rPr>
        <w:t>enjoying</w:t>
      </w:r>
      <w:r w:rsidR="001F4329">
        <w:rPr>
          <w:rFonts w:ascii="Georgia" w:eastAsia="Times New Roman" w:hAnsi="Georgia" w:cs="Arial"/>
          <w:sz w:val="24"/>
          <w:szCs w:val="24"/>
        </w:rPr>
        <w:t xml:space="preserve"> the</w:t>
      </w:r>
      <w:r w:rsidRPr="00DC1A14">
        <w:rPr>
          <w:rFonts w:ascii="Georgia" w:eastAsia="Times New Roman" w:hAnsi="Georgia" w:cs="Arial"/>
          <w:sz w:val="24"/>
          <w:szCs w:val="24"/>
        </w:rPr>
        <w:t xml:space="preserve"> company </w:t>
      </w:r>
      <w:r w:rsidR="001F4329">
        <w:rPr>
          <w:rFonts w:ascii="Georgia" w:eastAsia="Times New Roman" w:hAnsi="Georgia" w:cs="Arial"/>
          <w:sz w:val="24"/>
          <w:szCs w:val="24"/>
        </w:rPr>
        <w:t xml:space="preserve">of others </w:t>
      </w:r>
      <w:r w:rsidRPr="00DC1A14">
        <w:rPr>
          <w:rFonts w:ascii="Georgia" w:eastAsia="Times New Roman" w:hAnsi="Georgia" w:cs="Arial"/>
          <w:sz w:val="24"/>
          <w:szCs w:val="24"/>
        </w:rPr>
        <w:t>in preparation for a football game, but these men are well outside of the SEC footprint. Media has allowed them to keep tabs on the game and participate in the traditional tailgating ritual away from Vanderbilt</w:t>
      </w:r>
      <w:r w:rsidR="001F4329">
        <w:rPr>
          <w:rFonts w:ascii="Georgia" w:eastAsia="Times New Roman" w:hAnsi="Georgia" w:cs="Arial"/>
          <w:sz w:val="24"/>
          <w:szCs w:val="24"/>
        </w:rPr>
        <w:t>, and s</w:t>
      </w:r>
      <w:r w:rsidRPr="00DC1A14">
        <w:rPr>
          <w:rFonts w:ascii="Georgia" w:eastAsia="Times New Roman" w:hAnsi="Georgia" w:cs="Arial"/>
          <w:sz w:val="24"/>
          <w:szCs w:val="24"/>
        </w:rPr>
        <w:t xml:space="preserve">ocial media </w:t>
      </w:r>
      <w:r w:rsidR="001F4329">
        <w:rPr>
          <w:rFonts w:ascii="Georgia" w:eastAsia="Times New Roman" w:hAnsi="Georgia" w:cs="Arial"/>
          <w:sz w:val="24"/>
          <w:szCs w:val="24"/>
        </w:rPr>
        <w:t>has allowed</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them to be included in the online fan discussion, a virtual tailgate, by using the team’s official hashtag </w:t>
      </w:r>
      <w:r w:rsidR="001F4329">
        <w:rPr>
          <w:rFonts w:ascii="Georgia" w:eastAsia="Times New Roman" w:hAnsi="Georgia" w:cs="Arial"/>
          <w:sz w:val="24"/>
          <w:szCs w:val="24"/>
        </w:rPr>
        <w:t>“</w:t>
      </w:r>
      <w:r w:rsidRPr="00DC1A14">
        <w:rPr>
          <w:rFonts w:ascii="Georgia" w:eastAsia="Times New Roman" w:hAnsi="Georgia" w:cs="Arial"/>
          <w:sz w:val="24"/>
          <w:szCs w:val="24"/>
        </w:rPr>
        <w:t>#</w:t>
      </w:r>
      <w:proofErr w:type="spellStart"/>
      <w:r w:rsidRPr="00DC1A14">
        <w:rPr>
          <w:rFonts w:ascii="Georgia" w:eastAsia="Times New Roman" w:hAnsi="Georgia" w:cs="Arial"/>
          <w:sz w:val="24"/>
          <w:szCs w:val="24"/>
        </w:rPr>
        <w:t>AnchorDown</w:t>
      </w:r>
      <w:proofErr w:type="spellEnd"/>
      <w:r w:rsidR="001F4329">
        <w:rPr>
          <w:rFonts w:ascii="Georgia" w:eastAsia="Times New Roman" w:hAnsi="Georgia" w:cs="Arial"/>
          <w:sz w:val="24"/>
          <w:szCs w:val="24"/>
        </w:rPr>
        <w:t>”</w:t>
      </w:r>
      <w:r w:rsidRPr="00DC1A14">
        <w:rPr>
          <w:rFonts w:ascii="Georgia" w:eastAsia="Times New Roman" w:hAnsi="Georgia" w:cs="Arial"/>
          <w:sz w:val="24"/>
          <w:szCs w:val="24"/>
        </w:rPr>
        <w:t xml:space="preserve">. </w:t>
      </w:r>
      <w:r w:rsidR="001F4329">
        <w:rPr>
          <w:rFonts w:ascii="Georgia" w:eastAsia="Times New Roman" w:hAnsi="Georgia" w:cs="Arial"/>
          <w:sz w:val="24"/>
          <w:szCs w:val="24"/>
        </w:rPr>
        <w:t>Despite the distance, t</w:t>
      </w:r>
      <w:r w:rsidRPr="00DC1A14">
        <w:rPr>
          <w:rFonts w:ascii="Georgia" w:eastAsia="Times New Roman" w:hAnsi="Georgia" w:cs="Arial"/>
          <w:sz w:val="24"/>
          <w:szCs w:val="24"/>
        </w:rPr>
        <w:t xml:space="preserve">his is still an authentic experience of SEC football fandom even in an area where there are </w:t>
      </w:r>
      <w:r w:rsidR="001F4329">
        <w:rPr>
          <w:rFonts w:ascii="Georgia" w:eastAsia="Times New Roman" w:hAnsi="Georgia" w:cs="Arial"/>
          <w:sz w:val="24"/>
          <w:szCs w:val="24"/>
        </w:rPr>
        <w:t xml:space="preserve">probably </w:t>
      </w:r>
      <w:r w:rsidRPr="00DC1A14">
        <w:rPr>
          <w:rFonts w:ascii="Georgia" w:eastAsia="Times New Roman" w:hAnsi="Georgia" w:cs="Arial"/>
          <w:sz w:val="24"/>
          <w:szCs w:val="24"/>
        </w:rPr>
        <w:t>very few SEC fans.</w:t>
      </w:r>
    </w:p>
    <w:p w14:paraId="274EA8F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4B4132B0" wp14:editId="1F4259E3">
            <wp:extent cx="4937760" cy="3703320"/>
            <wp:effectExtent l="0" t="0" r="0" b="0"/>
            <wp:docPr id="21" name="Picture 21" descr="View image on Twitter">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ew image on Twitter">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0FB5B98B"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lastRenderedPageBreak/>
        <w:t xml:space="preserve">[Polygon of Canada &amp; point of </w:t>
      </w:r>
      <w:hyperlink r:id="rId170"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r>
        <w:rPr>
          <w:rFonts w:ascii="Georgia" w:eastAsia="Times New Roman" w:hAnsi="Georgia" w:cs="Arial"/>
          <w:color w:val="70AD47" w:themeColor="accent6"/>
          <w:sz w:val="24"/>
          <w:szCs w:val="24"/>
          <w:lang w:val="en"/>
        </w:rPr>
        <w:t>]</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"https://twitter.com/cwcegan" </w:instrText>
      </w:r>
      <w:r w:rsidR="007E4DD7" w:rsidRPr="00F34767">
        <w:rPr>
          <w:rFonts w:ascii="Georgia" w:eastAsia="Times New Roman" w:hAnsi="Georgia" w:cs="Arial"/>
          <w:color w:val="1C2022"/>
          <w:sz w:val="24"/>
          <w:szCs w:val="24"/>
          <w:lang w:val="en"/>
        </w:rPr>
        <w:fldChar w:fldCharType="separate"/>
      </w:r>
    </w:p>
    <w:p w14:paraId="499BD5D9"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proofErr w:type="spellStart"/>
      <w:r w:rsidRPr="00F34767">
        <w:rPr>
          <w:rFonts w:ascii="Georgia" w:eastAsia="Times New Roman" w:hAnsi="Georgia" w:cs="Arial"/>
          <w:b/>
          <w:bCs/>
          <w:color w:val="0000FF"/>
          <w:sz w:val="24"/>
          <w:szCs w:val="24"/>
          <w:u w:val="single"/>
          <w:lang w:val="en"/>
        </w:rPr>
        <w:t>Cort</w:t>
      </w:r>
      <w:proofErr w:type="spellEnd"/>
      <w:r w:rsidRPr="00F34767">
        <w:rPr>
          <w:rFonts w:ascii="Georgia" w:eastAsia="Times New Roman" w:hAnsi="Georgia" w:cs="Arial"/>
          <w:b/>
          <w:bCs/>
          <w:color w:val="0000FF"/>
          <w:sz w:val="24"/>
          <w:szCs w:val="24"/>
          <w:u w:val="single"/>
          <w:lang w:val="en"/>
        </w:rPr>
        <w:t xml:space="preserve"> </w:t>
      </w:r>
      <w:proofErr w:type="spellStart"/>
      <w:r w:rsidRPr="00F34767">
        <w:rPr>
          <w:rFonts w:ascii="Georgia" w:eastAsia="Times New Roman" w:hAnsi="Georgia" w:cs="Arial"/>
          <w:b/>
          <w:bCs/>
          <w:color w:val="0000FF"/>
          <w:sz w:val="24"/>
          <w:szCs w:val="24"/>
          <w:u w:val="single"/>
          <w:lang w:val="en"/>
        </w:rPr>
        <w:t>Egan</w:t>
      </w:r>
      <w:r w:rsidRPr="00F34767">
        <w:rPr>
          <w:rFonts w:ascii="Georgia" w:eastAsia="Times New Roman" w:hAnsi="Georgia" w:cs="Arial"/>
          <w:color w:val="697882"/>
          <w:sz w:val="24"/>
          <w:szCs w:val="24"/>
          <w:u w:val="single"/>
          <w:lang w:val="en"/>
        </w:rPr>
        <w:t>@cwcegan</w:t>
      </w:r>
      <w:proofErr w:type="spellEnd"/>
    </w:p>
    <w:p w14:paraId="7A67C330"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71" w:history="1">
        <w:r w:rsidRPr="00F34767">
          <w:rPr>
            <w:rFonts w:ascii="Georgia" w:eastAsia="Times New Roman" w:hAnsi="Georgia" w:cs="Arial"/>
            <w:color w:val="2B7BB9"/>
            <w:sz w:val="24"/>
            <w:szCs w:val="24"/>
            <w:lang w:val="en"/>
          </w:rPr>
          <w:t>@LSUfootball</w:t>
        </w:r>
      </w:hyperlink>
      <w:r w:rsidRPr="00F34767">
        <w:rPr>
          <w:rFonts w:ascii="Georgia" w:eastAsia="Times New Roman" w:hAnsi="Georgia" w:cs="Arial"/>
          <w:color w:val="1C2022"/>
          <w:sz w:val="24"/>
          <w:szCs w:val="24"/>
          <w:lang w:val="en"/>
        </w:rPr>
        <w:t xml:space="preserve"> Tiger tailgating in Canada. </w:t>
      </w:r>
      <w:hyperlink r:id="rId172" w:history="1">
        <w:r w:rsidRPr="00F34767">
          <w:rPr>
            <w:rFonts w:ascii="Georgia" w:eastAsia="Times New Roman" w:hAnsi="Georgia" w:cs="Arial"/>
            <w:color w:val="2B7BB9"/>
            <w:sz w:val="24"/>
            <w:szCs w:val="24"/>
            <w:lang w:val="en"/>
          </w:rPr>
          <w:t>#LSU</w:t>
        </w:r>
      </w:hyperlink>
      <w:r w:rsidRPr="00F34767">
        <w:rPr>
          <w:rFonts w:ascii="Georgia" w:eastAsia="Times New Roman" w:hAnsi="Georgia" w:cs="Arial"/>
          <w:color w:val="1C2022"/>
          <w:sz w:val="24"/>
          <w:szCs w:val="24"/>
          <w:lang w:val="en"/>
        </w:rPr>
        <w:t xml:space="preserve"> love north of the border </w:t>
      </w:r>
      <w:hyperlink r:id="rId173" w:history="1">
        <w:r w:rsidRPr="00F34767">
          <w:rPr>
            <w:rFonts w:ascii="Georgia" w:eastAsia="Times New Roman" w:hAnsi="Georgia" w:cs="Arial"/>
            <w:color w:val="2B7BB9"/>
            <w:sz w:val="24"/>
            <w:szCs w:val="24"/>
            <w:lang w:val="en"/>
          </w:rPr>
          <w:t>#LSU125</w:t>
        </w:r>
      </w:hyperlink>
      <w:r w:rsidRPr="00F34767">
        <w:rPr>
          <w:rFonts w:ascii="Georgia" w:eastAsia="Times New Roman" w:hAnsi="Georgia" w:cs="Arial"/>
          <w:color w:val="1C2022"/>
          <w:sz w:val="24"/>
          <w:szCs w:val="24"/>
          <w:lang w:val="en"/>
        </w:rPr>
        <w:t xml:space="preserve"> </w:t>
      </w:r>
      <w:hyperlink r:id="rId174" w:history="1">
        <w:r w:rsidRPr="00F34767">
          <w:rPr>
            <w:rFonts w:ascii="Georgia" w:eastAsia="Times New Roman" w:hAnsi="Georgia" w:cs="Arial"/>
            <w:color w:val="2B7BB9"/>
            <w:sz w:val="24"/>
            <w:szCs w:val="24"/>
            <w:lang w:val="en"/>
          </w:rPr>
          <w:t>#GeauxTigers</w:t>
        </w:r>
      </w:hyperlink>
    </w:p>
    <w:p w14:paraId="79B81513" w14:textId="26AC3B6F"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75" w:history="1">
        <w:r w:rsidR="009E26AC" w:rsidRPr="00F34767">
          <w:rPr>
            <w:rFonts w:ascii="Georgia" w:eastAsia="Times New Roman" w:hAnsi="Georgia" w:cs="Arial"/>
            <w:color w:val="0000FF"/>
            <w:sz w:val="24"/>
            <w:szCs w:val="24"/>
            <w:u w:val="single"/>
            <w:lang w:val="en"/>
          </w:rPr>
          <w:t xml:space="preserve">4:32 PM </w:t>
        </w:r>
        <w:r w:rsidR="00E40509">
          <w:rPr>
            <w:rFonts w:ascii="Georgia" w:eastAsia="Times New Roman" w:hAnsi="Georgia" w:cs="Arial"/>
            <w:color w:val="0000FF"/>
            <w:sz w:val="24"/>
            <w:szCs w:val="24"/>
            <w:u w:val="single"/>
            <w:lang w:val="en"/>
          </w:rPr>
          <w:t>–</w:t>
        </w:r>
        <w:r w:rsidR="009E26AC" w:rsidRPr="00F34767">
          <w:rPr>
            <w:rFonts w:ascii="Georgia" w:eastAsia="Times New Roman" w:hAnsi="Georgia" w:cs="Arial"/>
            <w:color w:val="0000FF"/>
            <w:sz w:val="24"/>
            <w:szCs w:val="24"/>
            <w:u w:val="single"/>
            <w:lang w:val="en"/>
          </w:rPr>
          <w:t xml:space="preserve"> Oct 20, 2018</w:t>
        </w:r>
      </w:hyperlink>
    </w:p>
    <w:p w14:paraId="260D77D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DBBF36F" w14:textId="6FB27276" w:rsidR="009E26AC" w:rsidRPr="00DC1A14" w:rsidRDefault="00F34767"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F34767">
        <w:rPr>
          <w:rFonts w:ascii="Georgia" w:eastAsia="Times New Roman" w:hAnsi="Georgia" w:cs="Arial"/>
          <w:color w:val="777777"/>
          <w:sz w:val="24"/>
          <w:szCs w:val="24"/>
        </w:rPr>
        <w:t xml:space="preserve"> </w:t>
      </w:r>
      <w:r w:rsidR="009E26AC" w:rsidRPr="00DC1A14">
        <w:rPr>
          <w:rFonts w:ascii="Georgia" w:eastAsia="Times New Roman" w:hAnsi="Georgia" w:cs="Arial"/>
          <w:sz w:val="24"/>
          <w:szCs w:val="24"/>
        </w:rPr>
        <w:t xml:space="preserve">Similarly, this group of LSU fans has congregated together to perform the tailgating ritual in Canada. </w:t>
      </w:r>
      <w:proofErr w:type="spellStart"/>
      <w:r w:rsidR="009E26AC" w:rsidRPr="00DC1A14">
        <w:rPr>
          <w:rFonts w:ascii="Georgia" w:eastAsia="Times New Roman" w:hAnsi="Georgia" w:cs="Arial"/>
          <w:sz w:val="24"/>
          <w:szCs w:val="24"/>
        </w:rPr>
        <w:t>Kraszewski</w:t>
      </w:r>
      <w:proofErr w:type="spellEnd"/>
      <w:r w:rsidR="009E26AC" w:rsidRPr="00DC1A14">
        <w:rPr>
          <w:rFonts w:ascii="Georgia" w:eastAsia="Times New Roman" w:hAnsi="Georgia" w:cs="Arial"/>
          <w:sz w:val="24"/>
          <w:szCs w:val="24"/>
        </w:rPr>
        <w:t xml:space="preserve"> (2008) would suggest sports-based gatherings like these for displaced fans help them to reconnect with and negotiate understandings of home, and Baker (2018) expands this discussion by highlighting the fluidity of emotion across space. This tweet features the house of at least one of these LSU Canadians. These fans are constructing home by performing the fandom of a sport played beyond their international borders. The house even has a flag in the style of the USA banner with the LSU tiger eye and colors superimposed. This is a </w:t>
      </w:r>
      <w:r w:rsidR="00620343">
        <w:rPr>
          <w:rFonts w:ascii="Georgia" w:eastAsia="Times New Roman" w:hAnsi="Georgia" w:cs="Arial"/>
          <w:sz w:val="24"/>
          <w:szCs w:val="24"/>
        </w:rPr>
        <w:t>potent</w:t>
      </w:r>
      <w:r w:rsidR="00620343" w:rsidRPr="00DC1A14">
        <w:rPr>
          <w:rFonts w:ascii="Georgia" w:eastAsia="Times New Roman" w:hAnsi="Georgia" w:cs="Arial"/>
          <w:sz w:val="24"/>
          <w:szCs w:val="24"/>
        </w:rPr>
        <w:t xml:space="preserve"> </w:t>
      </w:r>
      <w:r w:rsidR="009E26AC" w:rsidRPr="00DC1A14">
        <w:rPr>
          <w:rFonts w:ascii="Georgia" w:eastAsia="Times New Roman" w:hAnsi="Georgia" w:cs="Arial"/>
          <w:sz w:val="24"/>
          <w:szCs w:val="24"/>
        </w:rPr>
        <w:t xml:space="preserve">choice </w:t>
      </w:r>
      <w:r w:rsidR="00620343">
        <w:rPr>
          <w:rFonts w:ascii="Georgia" w:eastAsia="Times New Roman" w:hAnsi="Georgia" w:cs="Arial"/>
          <w:sz w:val="24"/>
          <w:szCs w:val="24"/>
        </w:rPr>
        <w:t xml:space="preserve">of symbolism </w:t>
      </w:r>
      <w:r w:rsidR="009E26AC" w:rsidRPr="00DC1A14">
        <w:rPr>
          <w:rFonts w:ascii="Georgia" w:eastAsia="Times New Roman" w:hAnsi="Georgia" w:cs="Arial"/>
          <w:sz w:val="24"/>
          <w:szCs w:val="24"/>
        </w:rPr>
        <w:t xml:space="preserve">for </w:t>
      </w:r>
      <w:r w:rsidR="002C3AA5">
        <w:rPr>
          <w:rFonts w:ascii="Georgia" w:eastAsia="Times New Roman" w:hAnsi="Georgia" w:cs="Arial"/>
          <w:sz w:val="24"/>
          <w:szCs w:val="24"/>
        </w:rPr>
        <w:t xml:space="preserve">a group </w:t>
      </w:r>
      <w:r w:rsidR="008D087B">
        <w:rPr>
          <w:rFonts w:ascii="Georgia" w:eastAsia="Times New Roman" w:hAnsi="Georgia" w:cs="Arial"/>
          <w:sz w:val="24"/>
          <w:szCs w:val="24"/>
        </w:rPr>
        <w:t>of</w:t>
      </w:r>
      <w:r w:rsidR="008D087B" w:rsidRPr="00DC1A14">
        <w:rPr>
          <w:rFonts w:ascii="Georgia" w:eastAsia="Times New Roman" w:hAnsi="Georgia" w:cs="Arial"/>
          <w:sz w:val="24"/>
          <w:szCs w:val="24"/>
        </w:rPr>
        <w:t xml:space="preserve"> expatriat</w:t>
      </w:r>
      <w:r w:rsidR="008D087B">
        <w:rPr>
          <w:rFonts w:ascii="Georgia" w:eastAsia="Times New Roman" w:hAnsi="Georgia" w:cs="Arial"/>
          <w:sz w:val="24"/>
          <w:szCs w:val="24"/>
        </w:rPr>
        <w:t>es</w:t>
      </w:r>
      <w:r w:rsidR="002C3AA5">
        <w:rPr>
          <w:rFonts w:ascii="Georgia" w:eastAsia="Times New Roman" w:hAnsi="Georgia" w:cs="Arial"/>
          <w:sz w:val="24"/>
          <w:szCs w:val="24"/>
        </w:rPr>
        <w:t>:</w:t>
      </w:r>
      <w:r w:rsidR="009E26AC" w:rsidRPr="00DC1A14">
        <w:rPr>
          <w:rFonts w:ascii="Georgia" w:eastAsia="Times New Roman" w:hAnsi="Georgia" w:cs="Arial"/>
          <w:sz w:val="24"/>
          <w:szCs w:val="24"/>
        </w:rPr>
        <w:t xml:space="preserve"> </w:t>
      </w:r>
      <w:r w:rsidR="002C3AA5">
        <w:rPr>
          <w:rFonts w:ascii="Georgia" w:eastAsia="Times New Roman" w:hAnsi="Georgia" w:cs="Arial"/>
          <w:sz w:val="24"/>
          <w:szCs w:val="24"/>
        </w:rPr>
        <w:t>they are</w:t>
      </w:r>
      <w:r w:rsidR="009E26AC" w:rsidRPr="00DC1A14">
        <w:rPr>
          <w:rFonts w:ascii="Georgia" w:eastAsia="Times New Roman" w:hAnsi="Georgia" w:cs="Arial"/>
          <w:sz w:val="24"/>
          <w:szCs w:val="24"/>
        </w:rPr>
        <w:t xml:space="preserve"> </w:t>
      </w:r>
      <w:r w:rsidR="002C3AA5">
        <w:rPr>
          <w:rFonts w:ascii="Georgia" w:eastAsia="Times New Roman" w:hAnsi="Georgia" w:cs="Arial"/>
          <w:sz w:val="24"/>
          <w:szCs w:val="24"/>
        </w:rPr>
        <w:t>presenting a symbol commonly displayed in the United States, Louisiana, Baton Rouge,</w:t>
      </w:r>
      <w:r w:rsidR="002C3AA5" w:rsidRPr="00DC1A14" w:rsidDel="006B4EB8">
        <w:rPr>
          <w:rFonts w:ascii="Georgia" w:eastAsia="Times New Roman" w:hAnsi="Georgia" w:cs="Arial"/>
          <w:sz w:val="24"/>
          <w:szCs w:val="24"/>
        </w:rPr>
        <w:t xml:space="preserve"> </w:t>
      </w:r>
      <w:r w:rsidR="002C3AA5">
        <w:rPr>
          <w:rFonts w:ascii="Georgia" w:eastAsia="Times New Roman" w:hAnsi="Georgia" w:cs="Arial"/>
          <w:sz w:val="24"/>
          <w:szCs w:val="24"/>
        </w:rPr>
        <w:t xml:space="preserve">and within Tiger Stadium itself even though </w:t>
      </w:r>
      <w:r w:rsidR="008D087B">
        <w:rPr>
          <w:rFonts w:ascii="Georgia" w:eastAsia="Times New Roman" w:hAnsi="Georgia" w:cs="Arial"/>
          <w:sz w:val="24"/>
          <w:szCs w:val="24"/>
        </w:rPr>
        <w:t>they may</w:t>
      </w:r>
      <w:r w:rsidR="006B4EB8" w:rsidRPr="00DC1A14">
        <w:rPr>
          <w:rFonts w:ascii="Georgia" w:eastAsia="Times New Roman" w:hAnsi="Georgia" w:cs="Arial"/>
          <w:sz w:val="24"/>
          <w:szCs w:val="24"/>
        </w:rPr>
        <w:t xml:space="preserve"> </w:t>
      </w:r>
      <w:r w:rsidR="009E26AC" w:rsidRPr="00DC1A14">
        <w:rPr>
          <w:rFonts w:ascii="Georgia" w:eastAsia="Times New Roman" w:hAnsi="Georgia" w:cs="Arial"/>
          <w:sz w:val="24"/>
          <w:szCs w:val="24"/>
        </w:rPr>
        <w:t xml:space="preserve">not usually see the stars and stripes </w:t>
      </w:r>
      <w:r w:rsidR="00620343">
        <w:rPr>
          <w:rFonts w:ascii="Georgia" w:eastAsia="Times New Roman" w:hAnsi="Georgia" w:cs="Arial"/>
          <w:sz w:val="24"/>
          <w:szCs w:val="24"/>
        </w:rPr>
        <w:t xml:space="preserve">as a part of their </w:t>
      </w:r>
      <w:r w:rsidR="00E40509">
        <w:rPr>
          <w:rFonts w:ascii="Georgia" w:eastAsia="Times New Roman" w:hAnsi="Georgia" w:cs="Arial"/>
          <w:sz w:val="24"/>
          <w:szCs w:val="24"/>
        </w:rPr>
        <w:t xml:space="preserve">daily </w:t>
      </w:r>
      <w:r w:rsidR="00620343">
        <w:rPr>
          <w:rFonts w:ascii="Georgia" w:eastAsia="Times New Roman" w:hAnsi="Georgia" w:cs="Arial"/>
          <w:sz w:val="24"/>
          <w:szCs w:val="24"/>
        </w:rPr>
        <w:t>international cultural landscape</w:t>
      </w:r>
      <w:r w:rsidR="002C3AA5">
        <w:rPr>
          <w:rFonts w:ascii="Georgia" w:eastAsia="Times New Roman" w:hAnsi="Georgia" w:cs="Arial"/>
          <w:sz w:val="24"/>
          <w:szCs w:val="24"/>
        </w:rPr>
        <w:t>,</w:t>
      </w:r>
      <w:r w:rsidR="009E26AC" w:rsidRPr="00DC1A14">
        <w:rPr>
          <w:rFonts w:ascii="Georgia" w:eastAsia="Times New Roman" w:hAnsi="Georgia" w:cs="Arial"/>
          <w:sz w:val="24"/>
          <w:szCs w:val="24"/>
        </w:rPr>
        <w:t xml:space="preserve"> . The tweeter is keenly aware of their expatriate status and uses it to uniquely define this </w:t>
      </w:r>
      <w:r w:rsidR="009E26AC" w:rsidRPr="00DC1A14">
        <w:rPr>
          <w:rFonts w:ascii="Georgia" w:eastAsia="Times New Roman" w:hAnsi="Georgia" w:cs="Arial"/>
          <w:sz w:val="24"/>
          <w:szCs w:val="24"/>
        </w:rPr>
        <w:lastRenderedPageBreak/>
        <w:t>Canadian fan group. One girl in the picture wears an LSU hockey jersey to this tailgate. LSU and indeed no other SEC team has a varsity hockey program, yet she wears the logo of her favorite team much in the same way her peers in Canada might where the ice sport is more popular. And while the #GeauxTigers is meant to invoke the Cajun French spoken in Louisiana, it may hold a double meaning coming from Canada where French is an official language.</w:t>
      </w:r>
    </w:p>
    <w:p w14:paraId="5E76D23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4F7F2C09" wp14:editId="5CC9358D">
            <wp:extent cx="4556760" cy="3417570"/>
            <wp:effectExtent l="0" t="0" r="0" b="0"/>
            <wp:docPr id="18" name="Picture 18" descr="View image on Twitter">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 image on Twitter">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556760" cy="3417570"/>
                    </a:xfrm>
                    <a:prstGeom prst="rect">
                      <a:avLst/>
                    </a:prstGeom>
                    <a:noFill/>
                    <a:ln>
                      <a:noFill/>
                    </a:ln>
                  </pic:spPr>
                </pic:pic>
              </a:graphicData>
            </a:graphic>
          </wp:inline>
        </w:drawing>
      </w:r>
    </w:p>
    <w:p w14:paraId="0F6BB9F0"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t xml:space="preserve">[Fayetteville, AR: </w:t>
      </w:r>
      <w:r w:rsidRPr="004477A9">
        <w:rPr>
          <w:rFonts w:ascii="Georgia" w:eastAsia="Times New Roman" w:hAnsi="Georgia" w:cs="Arial"/>
          <w:color w:val="70AD47" w:themeColor="accent6"/>
          <w:sz w:val="24"/>
          <w:szCs w:val="24"/>
          <w:lang w:val="en"/>
        </w:rPr>
        <w:t>36.069101, -94.179498</w:t>
      </w:r>
      <w:r>
        <w:rPr>
          <w:rFonts w:ascii="Georgia" w:eastAsia="Times New Roman" w:hAnsi="Georgia" w:cs="Arial"/>
          <w:color w:val="70AD47" w:themeColor="accent6"/>
          <w:sz w:val="24"/>
          <w:szCs w:val="24"/>
          <w:lang w:val="en"/>
        </w:rPr>
        <w:t>]</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"https://twitter.com/Griffraff870" </w:instrText>
      </w:r>
      <w:r w:rsidR="007E4DD7" w:rsidRPr="00F34767">
        <w:rPr>
          <w:rFonts w:ascii="Georgia" w:eastAsia="Times New Roman" w:hAnsi="Georgia" w:cs="Arial"/>
          <w:color w:val="1C2022"/>
          <w:sz w:val="24"/>
          <w:szCs w:val="24"/>
          <w:lang w:val="en"/>
        </w:rPr>
        <w:fldChar w:fldCharType="separate"/>
      </w:r>
    </w:p>
    <w:p w14:paraId="32C8EEE0"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6180D42D"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We ready!! </w:t>
      </w:r>
      <w:hyperlink r:id="rId178"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179" w:history="1">
        <w:r w:rsidRPr="00F34767">
          <w:rPr>
            <w:rFonts w:ascii="Georgia" w:eastAsia="Times New Roman" w:hAnsi="Georgia" w:cs="Arial"/>
            <w:color w:val="2B7BB9"/>
            <w:sz w:val="24"/>
            <w:szCs w:val="24"/>
            <w:lang w:val="en"/>
          </w:rPr>
          <w:t>#WPS</w:t>
        </w:r>
      </w:hyperlink>
      <w:r w:rsidRPr="00F34767">
        <w:rPr>
          <w:rFonts w:ascii="Georgia" w:eastAsia="Times New Roman" w:hAnsi="Georgia" w:cs="Arial"/>
          <w:color w:val="1C2022"/>
          <w:sz w:val="24"/>
          <w:szCs w:val="24"/>
          <w:lang w:val="en"/>
        </w:rPr>
        <w:t xml:space="preserve"> </w:t>
      </w:r>
      <w:hyperlink r:id="rId180"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81" w:history="1">
        <w:r w:rsidRPr="00F34767">
          <w:rPr>
            <w:rFonts w:ascii="Georgia" w:eastAsia="Times New Roman" w:hAnsi="Georgia" w:cs="Arial"/>
            <w:color w:val="2B7BB9"/>
            <w:sz w:val="24"/>
            <w:szCs w:val="24"/>
            <w:lang w:val="en"/>
          </w:rPr>
          <w:t>#Razorbacks</w:t>
        </w:r>
      </w:hyperlink>
      <w:r w:rsidRPr="00F34767">
        <w:rPr>
          <w:rFonts w:ascii="Georgia" w:eastAsia="Times New Roman" w:hAnsi="Georgia" w:cs="Arial"/>
          <w:color w:val="1C2022"/>
          <w:sz w:val="24"/>
          <w:szCs w:val="24"/>
          <w:lang w:val="en"/>
        </w:rPr>
        <w:t xml:space="preserve"> </w:t>
      </w:r>
      <w:hyperlink r:id="rId182" w:history="1">
        <w:r w:rsidRPr="00F34767">
          <w:rPr>
            <w:rFonts w:ascii="Georgia" w:eastAsia="Times New Roman" w:hAnsi="Georgia" w:cs="Arial"/>
            <w:color w:val="2B7BB9"/>
            <w:sz w:val="24"/>
            <w:szCs w:val="24"/>
            <w:lang w:val="en"/>
          </w:rPr>
          <w:t>#BEATEIU</w:t>
        </w:r>
      </w:hyperlink>
    </w:p>
    <w:p w14:paraId="2658A328"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83" w:history="1">
        <w:r w:rsidR="009E26AC" w:rsidRPr="00F34767">
          <w:rPr>
            <w:rFonts w:ascii="Georgia" w:eastAsia="Times New Roman" w:hAnsi="Georgia" w:cs="Arial"/>
            <w:color w:val="0000FF"/>
            <w:sz w:val="24"/>
            <w:szCs w:val="24"/>
            <w:u w:val="single"/>
            <w:lang w:val="en"/>
          </w:rPr>
          <w:t>7:56 AM - Sep 1, 2018</w:t>
        </w:r>
      </w:hyperlink>
    </w:p>
    <w:p w14:paraId="31780315"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641B1664" w14:textId="622054CF" w:rsidR="009E26AC"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This tweet completely subverts normative notions of SEC football fandom. This tweet shows a still image of the performative ritual for Arkansas Razorbacks fans: Calling the Hogs. A man, his wife, and their daughter are doing the calling, and they all are outfitted in Arkansas garb. The mother’s shirt plays upon the “Family Faith Football” mantra, and the daughter is dressed much like the </w:t>
      </w:r>
      <w:hyperlink r:id="rId184" w:history="1">
        <w:r w:rsidRPr="00DC1A14">
          <w:rPr>
            <w:rFonts w:ascii="Georgia" w:eastAsia="Times New Roman" w:hAnsi="Georgia" w:cs="Arial"/>
            <w:sz w:val="24"/>
            <w:szCs w:val="24"/>
            <w:bdr w:val="none" w:sz="0" w:space="0" w:color="auto" w:frame="1"/>
          </w:rPr>
          <w:t>young Alabama fan</w:t>
        </w:r>
      </w:hyperlink>
      <w:r w:rsidRPr="00DC1A14">
        <w:rPr>
          <w:rFonts w:ascii="Georgia" w:eastAsia="Times New Roman" w:hAnsi="Georgia" w:cs="Arial"/>
          <w:sz w:val="24"/>
          <w:szCs w:val="24"/>
        </w:rPr>
        <w:t> from above. This family structure is not one considered normative in the South however; this is an interracial family, and the daughter is mixed-race. Such relationships and family structures were considered taboo in the US South until relatively recent</w:t>
      </w:r>
      <w:r w:rsidR="00E40509">
        <w:rPr>
          <w:rFonts w:ascii="Georgia" w:eastAsia="Times New Roman" w:hAnsi="Georgia" w:cs="Arial"/>
          <w:sz w:val="24"/>
          <w:szCs w:val="24"/>
        </w:rPr>
        <w:t>ly</w:t>
      </w:r>
      <w:r w:rsidRPr="00DC1A14">
        <w:rPr>
          <w:rFonts w:ascii="Georgia" w:eastAsia="Times New Roman" w:hAnsi="Georgia" w:cs="Arial"/>
          <w:sz w:val="24"/>
          <w:szCs w:val="24"/>
        </w:rPr>
        <w:t>, and they can still be viewed as subversive (</w:t>
      </w:r>
      <w:proofErr w:type="spellStart"/>
      <w:r w:rsidRPr="00DC1A14">
        <w:rPr>
          <w:rFonts w:ascii="Georgia" w:eastAsia="Times New Roman" w:hAnsi="Georgia" w:cs="Arial"/>
          <w:sz w:val="24"/>
          <w:szCs w:val="24"/>
        </w:rPr>
        <w:t>Djamba</w:t>
      </w:r>
      <w:proofErr w:type="spellEnd"/>
      <w:r w:rsidRPr="00DC1A14">
        <w:rPr>
          <w:rFonts w:ascii="Georgia" w:eastAsia="Times New Roman" w:hAnsi="Georgia" w:cs="Arial"/>
          <w:sz w:val="24"/>
          <w:szCs w:val="24"/>
        </w:rPr>
        <w:t xml:space="preserve"> &amp; </w:t>
      </w:r>
      <w:proofErr w:type="spellStart"/>
      <w:r w:rsidRPr="00DC1A14">
        <w:rPr>
          <w:rFonts w:ascii="Georgia" w:eastAsia="Times New Roman" w:hAnsi="Georgia" w:cs="Arial"/>
          <w:sz w:val="24"/>
          <w:szCs w:val="24"/>
        </w:rPr>
        <w:t>Kimuna</w:t>
      </w:r>
      <w:proofErr w:type="spellEnd"/>
      <w:r w:rsidRPr="00DC1A14">
        <w:rPr>
          <w:rFonts w:ascii="Georgia" w:eastAsia="Times New Roman" w:hAnsi="Georgia" w:cs="Arial"/>
          <w:sz w:val="24"/>
          <w:szCs w:val="24"/>
        </w:rPr>
        <w:t xml:space="preserve"> 2014). If SEC football fandom </w:t>
      </w:r>
      <w:r w:rsidR="00E40509">
        <w:rPr>
          <w:rFonts w:ascii="Georgia" w:eastAsia="Times New Roman" w:hAnsi="Georgia" w:cs="Arial"/>
          <w:sz w:val="24"/>
          <w:szCs w:val="24"/>
        </w:rPr>
        <w:t>and whiteness are both</w:t>
      </w:r>
      <w:r w:rsidRPr="00DC1A14">
        <w:rPr>
          <w:rFonts w:ascii="Georgia" w:eastAsia="Times New Roman" w:hAnsi="Georgia" w:cs="Arial"/>
          <w:sz w:val="24"/>
          <w:szCs w:val="24"/>
        </w:rPr>
        <w:t xml:space="preserve"> seen as ideally Southern, then the support for the Razorbacks within this interracial family structure could certainly be subversive.</w:t>
      </w:r>
    </w:p>
    <w:p w14:paraId="7E36EB64" w14:textId="77777777" w:rsidR="004477A9" w:rsidRPr="004477A9" w:rsidRDefault="004477A9" w:rsidP="004477A9">
      <w:pPr>
        <w:spacing w:after="0" w:line="480" w:lineRule="auto"/>
        <w:jc w:val="both"/>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w:t>
      </w:r>
      <w:r w:rsidR="0056530D">
        <w:rPr>
          <w:rFonts w:ascii="Georgia" w:eastAsia="Times New Roman" w:hAnsi="Georgia" w:cs="Arial"/>
          <w:color w:val="FF0000"/>
          <w:sz w:val="24"/>
          <w:szCs w:val="24"/>
        </w:rPr>
        <w:t>P</w:t>
      </w:r>
      <w:r w:rsidRPr="004477A9">
        <w:rPr>
          <w:rFonts w:ascii="Georgia" w:eastAsia="Times New Roman" w:hAnsi="Georgia" w:cs="Arial"/>
          <w:color w:val="FF0000"/>
          <w:sz w:val="24"/>
          <w:szCs w:val="24"/>
        </w:rPr>
        <w:t>oint map</w:t>
      </w:r>
      <w:r w:rsidR="0056530D">
        <w:rPr>
          <w:rFonts w:ascii="Georgia" w:eastAsia="Times New Roman" w:hAnsi="Georgia" w:cs="Arial"/>
          <w:color w:val="FF0000"/>
          <w:sz w:val="24"/>
          <w:szCs w:val="24"/>
        </w:rPr>
        <w:t xml:space="preserve"> </w:t>
      </w:r>
      <w:r w:rsidRPr="004477A9">
        <w:rPr>
          <w:rFonts w:ascii="Georgia" w:eastAsia="Times New Roman" w:hAnsi="Georgia" w:cs="Arial"/>
          <w:color w:val="FF0000"/>
          <w:sz w:val="24"/>
          <w:szCs w:val="24"/>
        </w:rPr>
        <w:t xml:space="preserve">at </w:t>
      </w:r>
      <w:hyperlink r:id="rId185" w:history="1">
        <w:proofErr w:type="spellStart"/>
        <w:r w:rsidRPr="0056530D">
          <w:rPr>
            <w:rStyle w:val="Hyperlink"/>
            <w:rFonts w:ascii="Georgia" w:eastAsia="Times New Roman" w:hAnsi="Georgia" w:cs="Arial"/>
            <w:color w:val="FF0000"/>
            <w:sz w:val="24"/>
            <w:szCs w:val="24"/>
          </w:rPr>
          <w:t>Sverd</w:t>
        </w:r>
        <w:proofErr w:type="spellEnd"/>
        <w:r w:rsidRPr="0056530D">
          <w:rPr>
            <w:rStyle w:val="Hyperlink"/>
            <w:rFonts w:ascii="Georgia" w:eastAsia="Times New Roman" w:hAnsi="Georgia" w:cs="Arial"/>
            <w:color w:val="FF0000"/>
            <w:sz w:val="24"/>
            <w:szCs w:val="24"/>
          </w:rPr>
          <w:t xml:space="preserve"> I </w:t>
        </w:r>
        <w:proofErr w:type="spellStart"/>
        <w:r w:rsidR="0056530D" w:rsidRPr="0056530D">
          <w:rPr>
            <w:rStyle w:val="Hyperlink"/>
            <w:rFonts w:ascii="Georgia" w:eastAsia="Times New Roman" w:hAnsi="Georgia" w:cs="Arial"/>
            <w:color w:val="FF0000"/>
            <w:sz w:val="24"/>
            <w:szCs w:val="24"/>
          </w:rPr>
          <w:t>fj</w:t>
        </w:r>
        <w:r w:rsidRPr="0056530D">
          <w:rPr>
            <w:rStyle w:val="Hyperlink"/>
            <w:rFonts w:ascii="Georgia" w:eastAsia="Times New Roman" w:hAnsi="Georgia" w:cs="Arial"/>
            <w:color w:val="FF0000"/>
            <w:sz w:val="24"/>
            <w:szCs w:val="24"/>
          </w:rPr>
          <w:t>ell</w:t>
        </w:r>
        <w:proofErr w:type="spellEnd"/>
        <w:r w:rsidRPr="0056530D">
          <w:rPr>
            <w:rStyle w:val="Hyperlink"/>
            <w:rFonts w:ascii="Georgia" w:eastAsia="Times New Roman" w:hAnsi="Georgia" w:cs="Arial"/>
            <w:color w:val="FF0000"/>
            <w:sz w:val="24"/>
            <w:szCs w:val="24"/>
          </w:rPr>
          <w:t>, Norway</w:t>
        </w:r>
      </w:hyperlink>
      <w:r w:rsidR="0056530D" w:rsidRPr="0056530D">
        <w:rPr>
          <w:rFonts w:ascii="Georgia" w:eastAsia="Times New Roman" w:hAnsi="Georgia" w:cs="Arial"/>
          <w:color w:val="FF0000"/>
          <w:sz w:val="24"/>
          <w:szCs w:val="24"/>
        </w:rPr>
        <w:t>:</w:t>
      </w:r>
      <w:r w:rsidRPr="0056530D">
        <w:rPr>
          <w:rFonts w:ascii="Georgia" w:eastAsia="Times New Roman" w:hAnsi="Georgia" w:cs="Arial"/>
          <w:color w:val="FF0000"/>
          <w:sz w:val="24"/>
          <w:szCs w:val="24"/>
        </w:rPr>
        <w:t xml:space="preserve"> </w:t>
      </w:r>
      <w:r w:rsidR="0056530D" w:rsidRPr="0056530D">
        <w:rPr>
          <w:rFonts w:ascii="Georgia" w:eastAsia="Times New Roman" w:hAnsi="Georgia" w:cs="Arial"/>
          <w:color w:val="FF0000"/>
          <w:sz w:val="24"/>
          <w:szCs w:val="24"/>
          <w:lang w:val="en"/>
        </w:rPr>
        <w:t>58.941605, 5.672137</w:t>
      </w:r>
      <w:r w:rsidRPr="0056530D">
        <w:rPr>
          <w:rFonts w:ascii="Georgia" w:eastAsia="Times New Roman" w:hAnsi="Georgia" w:cs="Arial"/>
          <w:color w:val="FF0000"/>
          <w:sz w:val="24"/>
          <w:szCs w:val="24"/>
          <w:lang w:val="en"/>
        </w:rPr>
        <w:t>]</w:t>
      </w:r>
    </w:p>
    <w:p w14:paraId="1BF15F34" w14:textId="6DD82E2F"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Perhaps this family feels more at ease performing their fandom because they are in a different country. The location from which this tweet was sent is vital </w:t>
      </w:r>
      <w:r w:rsidR="00E40509">
        <w:rPr>
          <w:rFonts w:ascii="Georgia" w:eastAsia="Times New Roman" w:hAnsi="Georgia" w:cs="Arial"/>
          <w:sz w:val="24"/>
          <w:szCs w:val="24"/>
        </w:rPr>
        <w:t>in understanding</w:t>
      </w:r>
      <w:r w:rsidRPr="00DC1A14">
        <w:rPr>
          <w:rFonts w:ascii="Georgia" w:eastAsia="Times New Roman" w:hAnsi="Georgia" w:cs="Arial"/>
          <w:sz w:val="24"/>
          <w:szCs w:val="24"/>
        </w:rPr>
        <w:t xml:space="preserve"> this unbounded fandom. There are three flags in this picture: one with the Arkansas logo, one like the LSU flag in the previous tweet that superimposes the Hogs’ logo and colors on the American flag, and the Norwegian flag. These SEC fans are actually performing the traditional Fayetteville, Arkansas</w:t>
      </w:r>
      <w:r w:rsidR="0066500D">
        <w:rPr>
          <w:rFonts w:ascii="Georgia" w:eastAsia="Times New Roman" w:hAnsi="Georgia" w:cs="Arial"/>
          <w:sz w:val="24"/>
          <w:szCs w:val="24"/>
        </w:rPr>
        <w:t>,</w:t>
      </w:r>
      <w:r w:rsidRPr="00DC1A14">
        <w:rPr>
          <w:rFonts w:ascii="Georgia" w:eastAsia="Times New Roman" w:hAnsi="Georgia" w:cs="Arial"/>
          <w:sz w:val="24"/>
          <w:szCs w:val="24"/>
        </w:rPr>
        <w:t xml:space="preserve"> ritual in Norway. Even the </w:t>
      </w:r>
      <w:r w:rsidRPr="00DC1A14">
        <w:rPr>
          <w:rFonts w:ascii="Georgia" w:eastAsia="Times New Roman" w:hAnsi="Georgia" w:cs="Arial"/>
          <w:sz w:val="24"/>
          <w:szCs w:val="24"/>
        </w:rPr>
        <w:lastRenderedPageBreak/>
        <w:t>background of this shot is significant: these fans are at</w:t>
      </w:r>
      <w:r w:rsidRPr="00F34767">
        <w:rPr>
          <w:rFonts w:ascii="Georgia" w:eastAsia="Times New Roman" w:hAnsi="Georgia" w:cs="Arial"/>
          <w:color w:val="777777"/>
          <w:sz w:val="24"/>
          <w:szCs w:val="24"/>
        </w:rPr>
        <w:t> </w:t>
      </w:r>
      <w:proofErr w:type="spellStart"/>
      <w:r w:rsidR="006D04CB">
        <w:rPr>
          <w:rFonts w:ascii="Georgia" w:eastAsia="Times New Roman" w:hAnsi="Georgia" w:cs="Arial"/>
          <w:color w:val="009BC2"/>
          <w:sz w:val="24"/>
          <w:szCs w:val="24"/>
          <w:u w:val="single"/>
          <w:bdr w:val="none" w:sz="0" w:space="0" w:color="auto" w:frame="1"/>
        </w:rPr>
        <w:fldChar w:fldCharType="begin"/>
      </w:r>
      <w:r w:rsidR="006D04CB">
        <w:rPr>
          <w:rFonts w:ascii="Georgia" w:eastAsia="Times New Roman" w:hAnsi="Georgia" w:cs="Arial"/>
          <w:color w:val="009BC2"/>
          <w:sz w:val="24"/>
          <w:szCs w:val="24"/>
          <w:u w:val="single"/>
          <w:bdr w:val="none" w:sz="0" w:space="0" w:color="auto" w:frame="1"/>
        </w:rPr>
        <w:instrText xml:space="preserve"> HYPERLINK "https://en.wikipedia.org/wiki/Sverd_i_fjell" </w:instrText>
      </w:r>
      <w:r w:rsidR="006D04CB">
        <w:rPr>
          <w:rFonts w:ascii="Georgia" w:eastAsia="Times New Roman" w:hAnsi="Georgia" w:cs="Arial"/>
          <w:color w:val="009BC2"/>
          <w:sz w:val="24"/>
          <w:szCs w:val="24"/>
          <w:u w:val="single"/>
          <w:bdr w:val="none" w:sz="0" w:space="0" w:color="auto" w:frame="1"/>
        </w:rPr>
        <w:fldChar w:fldCharType="separate"/>
      </w:r>
      <w:r w:rsidRPr="00F34767">
        <w:rPr>
          <w:rFonts w:ascii="Georgia" w:eastAsia="Times New Roman" w:hAnsi="Georgia" w:cs="Arial"/>
          <w:color w:val="009BC2"/>
          <w:sz w:val="24"/>
          <w:szCs w:val="24"/>
          <w:u w:val="single"/>
          <w:bdr w:val="none" w:sz="0" w:space="0" w:color="auto" w:frame="1"/>
        </w:rPr>
        <w:t>Sverd</w:t>
      </w:r>
      <w:proofErr w:type="spellEnd"/>
      <w:r w:rsidRPr="00F34767">
        <w:rPr>
          <w:rFonts w:ascii="Georgia" w:eastAsia="Times New Roman" w:hAnsi="Georgia" w:cs="Arial"/>
          <w:color w:val="009BC2"/>
          <w:sz w:val="24"/>
          <w:szCs w:val="24"/>
          <w:u w:val="single"/>
          <w:bdr w:val="none" w:sz="0" w:space="0" w:color="auto" w:frame="1"/>
        </w:rPr>
        <w:t xml:space="preserve"> </w:t>
      </w:r>
      <w:proofErr w:type="spellStart"/>
      <w:r w:rsidRPr="00F34767">
        <w:rPr>
          <w:rFonts w:ascii="Georgia" w:eastAsia="Times New Roman" w:hAnsi="Georgia" w:cs="Arial"/>
          <w:color w:val="009BC2"/>
          <w:sz w:val="24"/>
          <w:szCs w:val="24"/>
          <w:u w:val="single"/>
          <w:bdr w:val="none" w:sz="0" w:space="0" w:color="auto" w:frame="1"/>
        </w:rPr>
        <w:t>i</w:t>
      </w:r>
      <w:proofErr w:type="spellEnd"/>
      <w:r w:rsidRPr="00F34767">
        <w:rPr>
          <w:rFonts w:ascii="Georgia" w:eastAsia="Times New Roman" w:hAnsi="Georgia" w:cs="Arial"/>
          <w:color w:val="009BC2"/>
          <w:sz w:val="24"/>
          <w:szCs w:val="24"/>
          <w:u w:val="single"/>
          <w:bdr w:val="none" w:sz="0" w:space="0" w:color="auto" w:frame="1"/>
        </w:rPr>
        <w:t xml:space="preserve"> </w:t>
      </w:r>
      <w:proofErr w:type="spellStart"/>
      <w:r w:rsidRPr="00F34767">
        <w:rPr>
          <w:rFonts w:ascii="Georgia" w:eastAsia="Times New Roman" w:hAnsi="Georgia" w:cs="Arial"/>
          <w:color w:val="009BC2"/>
          <w:sz w:val="24"/>
          <w:szCs w:val="24"/>
          <w:u w:val="single"/>
          <w:bdr w:val="none" w:sz="0" w:space="0" w:color="auto" w:frame="1"/>
        </w:rPr>
        <w:t>fjell</w:t>
      </w:r>
      <w:proofErr w:type="spellEnd"/>
      <w:r w:rsidR="006D04CB">
        <w:rPr>
          <w:rFonts w:ascii="Georgia" w:eastAsia="Times New Roman" w:hAnsi="Georgia" w:cs="Arial"/>
          <w:color w:val="009BC2"/>
          <w:sz w:val="24"/>
          <w:szCs w:val="24"/>
          <w:u w:val="single"/>
          <w:bdr w:val="none" w:sz="0" w:space="0" w:color="auto" w:frame="1"/>
        </w:rPr>
        <w:fldChar w:fldCharType="end"/>
      </w:r>
      <w:r w:rsidRPr="00F34767">
        <w:rPr>
          <w:rFonts w:ascii="Georgia" w:eastAsia="Times New Roman" w:hAnsi="Georgia" w:cs="Arial"/>
          <w:color w:val="777777"/>
          <w:sz w:val="24"/>
          <w:szCs w:val="24"/>
        </w:rPr>
        <w:t> </w:t>
      </w:r>
      <w:r w:rsidRPr="00DC1A14">
        <w:rPr>
          <w:rFonts w:ascii="Georgia" w:eastAsia="Times New Roman" w:hAnsi="Georgia" w:cs="Arial"/>
          <w:sz w:val="24"/>
          <w:szCs w:val="24"/>
        </w:rPr>
        <w:t>(English: Swords in rock), a commemorative Norwegian monument.</w:t>
      </w:r>
    </w:p>
    <w:p w14:paraId="15DE1BBE" w14:textId="77777777" w:rsidR="009E26AC" w:rsidRPr="00F34767" w:rsidRDefault="009E26AC" w:rsidP="00F34767">
      <w:pPr>
        <w:spacing w:after="0" w:line="480" w:lineRule="auto"/>
        <w:ind w:firstLine="720"/>
        <w:contextualSpacing/>
        <w:jc w:val="center"/>
        <w:textAlignment w:val="baseline"/>
        <w:rPr>
          <w:rFonts w:ascii="Georgia" w:eastAsia="Times New Roman" w:hAnsi="Georgia" w:cs="Arial"/>
          <w:color w:val="777777"/>
          <w:sz w:val="24"/>
          <w:szCs w:val="24"/>
        </w:rPr>
      </w:pPr>
      <w:r w:rsidRPr="00F34767">
        <w:rPr>
          <w:rFonts w:ascii="Georgia" w:eastAsia="Times New Roman" w:hAnsi="Georgia" w:cs="Arial"/>
          <w:noProof/>
          <w:color w:val="777777"/>
          <w:sz w:val="24"/>
          <w:szCs w:val="24"/>
        </w:rPr>
        <w:drawing>
          <wp:inline distT="0" distB="0" distL="0" distR="0" wp14:anchorId="2E184BB9" wp14:editId="751DC874">
            <wp:extent cx="5059680" cy="3370561"/>
            <wp:effectExtent l="0" t="0" r="7620" b="1905"/>
            <wp:docPr id="16" name="Picture 16" descr="https://i.imgur.com/KOJeO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imgur.com/KOJeOCb.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68959" cy="3376742"/>
                    </a:xfrm>
                    <a:prstGeom prst="rect">
                      <a:avLst/>
                    </a:prstGeom>
                    <a:noFill/>
                    <a:ln>
                      <a:noFill/>
                    </a:ln>
                  </pic:spPr>
                </pic:pic>
              </a:graphicData>
            </a:graphic>
          </wp:inline>
        </w:drawing>
      </w:r>
    </w:p>
    <w:p w14:paraId="04DB174D" w14:textId="77777777" w:rsidR="009E26AC" w:rsidRPr="00F34767" w:rsidRDefault="009E26AC" w:rsidP="00F34767">
      <w:pPr>
        <w:spacing w:line="480" w:lineRule="auto"/>
        <w:ind w:firstLine="720"/>
        <w:contextualSpacing/>
        <w:jc w:val="center"/>
        <w:textAlignment w:val="baseline"/>
        <w:rPr>
          <w:rFonts w:ascii="Georgia" w:eastAsia="Times New Roman" w:hAnsi="Georgia" w:cs="Arial"/>
          <w:color w:val="999999"/>
          <w:sz w:val="24"/>
          <w:szCs w:val="24"/>
        </w:rPr>
      </w:pPr>
      <w:proofErr w:type="spellStart"/>
      <w:r w:rsidRPr="00F34767">
        <w:rPr>
          <w:rFonts w:ascii="Georgia" w:eastAsia="Times New Roman" w:hAnsi="Georgia" w:cs="Arial"/>
          <w:color w:val="999999"/>
          <w:sz w:val="24"/>
          <w:szCs w:val="24"/>
        </w:rPr>
        <w:t>Sverd</w:t>
      </w:r>
      <w:proofErr w:type="spellEnd"/>
      <w:r w:rsidRPr="00F34767">
        <w:rPr>
          <w:rFonts w:ascii="Georgia" w:eastAsia="Times New Roman" w:hAnsi="Georgia" w:cs="Arial"/>
          <w:color w:val="999999"/>
          <w:sz w:val="24"/>
          <w:szCs w:val="24"/>
        </w:rPr>
        <w:t xml:space="preserve"> </w:t>
      </w:r>
      <w:proofErr w:type="spellStart"/>
      <w:r w:rsidRPr="00F34767">
        <w:rPr>
          <w:rFonts w:ascii="Georgia" w:eastAsia="Times New Roman" w:hAnsi="Georgia" w:cs="Arial"/>
          <w:color w:val="999999"/>
          <w:sz w:val="24"/>
          <w:szCs w:val="24"/>
        </w:rPr>
        <w:t>i</w:t>
      </w:r>
      <w:proofErr w:type="spellEnd"/>
      <w:r w:rsidRPr="00F34767">
        <w:rPr>
          <w:rFonts w:ascii="Georgia" w:eastAsia="Times New Roman" w:hAnsi="Georgia" w:cs="Arial"/>
          <w:color w:val="999999"/>
          <w:sz w:val="24"/>
          <w:szCs w:val="24"/>
        </w:rPr>
        <w:t xml:space="preserve"> </w:t>
      </w:r>
      <w:proofErr w:type="spellStart"/>
      <w:r w:rsidRPr="00F34767">
        <w:rPr>
          <w:rFonts w:ascii="Georgia" w:eastAsia="Times New Roman" w:hAnsi="Georgia" w:cs="Arial"/>
          <w:color w:val="999999"/>
          <w:sz w:val="24"/>
          <w:szCs w:val="24"/>
        </w:rPr>
        <w:t>fjell</w:t>
      </w:r>
      <w:proofErr w:type="spellEnd"/>
      <w:r w:rsidRPr="00F34767">
        <w:rPr>
          <w:rFonts w:ascii="Georgia" w:eastAsia="Times New Roman" w:hAnsi="Georgia" w:cs="Arial"/>
          <w:color w:val="999999"/>
          <w:sz w:val="24"/>
          <w:szCs w:val="24"/>
        </w:rPr>
        <w:t xml:space="preserve"> in Norway | </w:t>
      </w:r>
      <w:hyperlink r:id="rId187" w:history="1">
        <w:r w:rsidRPr="00F34767">
          <w:rPr>
            <w:rFonts w:ascii="Georgia" w:eastAsia="Times New Roman" w:hAnsi="Georgia" w:cs="Arial"/>
            <w:color w:val="009BC2"/>
            <w:sz w:val="24"/>
            <w:szCs w:val="24"/>
            <w:u w:val="single"/>
            <w:bdr w:val="none" w:sz="0" w:space="0" w:color="auto" w:frame="1"/>
          </w:rPr>
          <w:t>https://imgur.com/gallery/KOJeOCb</w:t>
        </w:r>
      </w:hyperlink>
    </w:p>
    <w:p w14:paraId="64199F31" w14:textId="77777777" w:rsidR="004477A9" w:rsidRPr="004477A9" w:rsidRDefault="004477A9" w:rsidP="004477A9">
      <w:pPr>
        <w:spacing w:after="0" w:line="480" w:lineRule="auto"/>
        <w:jc w:val="both"/>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 xml:space="preserve">[2 point map: 1 at </w:t>
      </w:r>
      <w:proofErr w:type="spellStart"/>
      <w:r w:rsidRPr="004477A9">
        <w:rPr>
          <w:rFonts w:ascii="Georgia" w:eastAsia="Times New Roman" w:hAnsi="Georgia" w:cs="Arial"/>
          <w:color w:val="FF0000"/>
          <w:sz w:val="24"/>
          <w:szCs w:val="24"/>
        </w:rPr>
        <w:t>Sverd</w:t>
      </w:r>
      <w:proofErr w:type="spellEnd"/>
      <w:r w:rsidRPr="004477A9">
        <w:rPr>
          <w:rFonts w:ascii="Georgia" w:eastAsia="Times New Roman" w:hAnsi="Georgia" w:cs="Arial"/>
          <w:color w:val="FF0000"/>
          <w:sz w:val="24"/>
          <w:szCs w:val="24"/>
        </w:rPr>
        <w:t xml:space="preserve"> I </w:t>
      </w:r>
      <w:proofErr w:type="spellStart"/>
      <w:r w:rsidRPr="004477A9">
        <w:rPr>
          <w:rFonts w:ascii="Georgia" w:eastAsia="Times New Roman" w:hAnsi="Georgia" w:cs="Arial"/>
          <w:color w:val="FF0000"/>
          <w:sz w:val="24"/>
          <w:szCs w:val="24"/>
        </w:rPr>
        <w:t>fiell</w:t>
      </w:r>
      <w:proofErr w:type="spellEnd"/>
      <w:r w:rsidRPr="004477A9">
        <w:rPr>
          <w:rFonts w:ascii="Georgia" w:eastAsia="Times New Roman" w:hAnsi="Georgia" w:cs="Arial"/>
          <w:color w:val="FF0000"/>
          <w:sz w:val="24"/>
          <w:szCs w:val="24"/>
        </w:rPr>
        <w:t xml:space="preserve">, Norway and other at Razorback Stadium – </w:t>
      </w:r>
      <w:r w:rsidRPr="004477A9">
        <w:rPr>
          <w:rFonts w:ascii="Georgia" w:eastAsia="Times New Roman" w:hAnsi="Georgia" w:cs="Arial"/>
          <w:color w:val="FF0000"/>
          <w:sz w:val="24"/>
          <w:szCs w:val="24"/>
          <w:lang w:val="en"/>
        </w:rPr>
        <w:t>Fayetteville, AR: 36.069101, -94.179498]</w:t>
      </w:r>
    </w:p>
    <w:p w14:paraId="45FCF9CF" w14:textId="1385EBA2"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These fans </w:t>
      </w:r>
      <w:r w:rsidR="00E40509">
        <w:rPr>
          <w:rFonts w:ascii="Georgia" w:eastAsia="Times New Roman" w:hAnsi="Georgia" w:cs="Arial"/>
          <w:sz w:val="24"/>
          <w:szCs w:val="24"/>
        </w:rPr>
        <w:t xml:space="preserve">are </w:t>
      </w:r>
      <w:r w:rsidRPr="00DC1A14">
        <w:rPr>
          <w:rFonts w:ascii="Georgia" w:eastAsia="Times New Roman" w:hAnsi="Georgia" w:cs="Arial"/>
          <w:sz w:val="24"/>
          <w:szCs w:val="24"/>
        </w:rPr>
        <w:t xml:space="preserve">outside of Arkansas, the South, the </w:t>
      </w:r>
      <w:r w:rsidR="0005360B">
        <w:rPr>
          <w:rFonts w:ascii="Georgia" w:eastAsia="Times New Roman" w:hAnsi="Georgia" w:cs="Arial"/>
          <w:sz w:val="24"/>
          <w:szCs w:val="24"/>
        </w:rPr>
        <w:t>United</w:t>
      </w:r>
      <w:r w:rsidR="0005360B"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States, and North America. The vernacular </w:t>
      </w:r>
      <w:r w:rsidR="00E40509">
        <w:rPr>
          <w:rFonts w:ascii="Georgia" w:eastAsia="Times New Roman" w:hAnsi="Georgia" w:cs="Arial"/>
          <w:sz w:val="24"/>
          <w:szCs w:val="24"/>
        </w:rPr>
        <w:t xml:space="preserve">Norwegian </w:t>
      </w:r>
      <w:r w:rsidRPr="00DC1A14">
        <w:rPr>
          <w:rFonts w:ascii="Georgia" w:eastAsia="Times New Roman" w:hAnsi="Georgia" w:cs="Arial"/>
          <w:sz w:val="24"/>
          <w:szCs w:val="24"/>
        </w:rPr>
        <w:t xml:space="preserve">understanding of “football” is a game played with a round ball and goals. This shot is intended to highlight the international nature of this family’s fandom: flags of both the US and Norway are present, and the iconic ritual of Arkansas fandom is performed in front of a Norwegian icon. In fact, the tweet before this one from the same sender includes a video of not only this </w:t>
      </w:r>
      <w:r w:rsidRPr="00DC1A14">
        <w:rPr>
          <w:rFonts w:ascii="Georgia" w:eastAsia="Times New Roman" w:hAnsi="Georgia" w:cs="Arial"/>
          <w:sz w:val="24"/>
          <w:szCs w:val="24"/>
        </w:rPr>
        <w:lastRenderedPageBreak/>
        <w:t>couple but a whole group of Arkansas fans calling the hogs from this site:</w:t>
      </w:r>
    </w:p>
    <w:p w14:paraId="15086054" w14:textId="77777777" w:rsidR="009E26AC" w:rsidRPr="00F34767" w:rsidRDefault="009E26AC" w:rsidP="00F34767">
      <w:pPr>
        <w:spacing w:after="0" w:line="480" w:lineRule="auto"/>
        <w:ind w:firstLine="720"/>
        <w:contextualSpacing/>
        <w:textAlignment w:val="baseline"/>
        <w:rPr>
          <w:rFonts w:ascii="Georgia" w:eastAsia="Times New Roman" w:hAnsi="Georgia" w:cs="Times New Roman"/>
          <w:color w:val="2B7BB9"/>
          <w:sz w:val="24"/>
          <w:szCs w:val="24"/>
          <w:shd w:val="clear" w:color="auto" w:fill="F5F8FA"/>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"https://twitter.com/Griffraff870/status/1035589681759576064" </w:instrText>
      </w:r>
      <w:r w:rsidRPr="00F34767">
        <w:rPr>
          <w:rFonts w:ascii="Georgia" w:eastAsia="Times New Roman" w:hAnsi="Georgia" w:cs="Arial"/>
          <w:color w:val="1C2022"/>
          <w:sz w:val="24"/>
          <w:szCs w:val="24"/>
          <w:lang w:val="en"/>
        </w:rPr>
        <w:fldChar w:fldCharType="separate"/>
      </w:r>
    </w:p>
    <w:p w14:paraId="7D644017" w14:textId="77777777" w:rsidR="009E26AC" w:rsidRPr="00F34767" w:rsidRDefault="009E26AC"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noProof/>
          <w:color w:val="2B7BB9"/>
          <w:sz w:val="24"/>
          <w:szCs w:val="24"/>
          <w:shd w:val="clear" w:color="auto" w:fill="F5F8FA"/>
        </w:rPr>
        <w:drawing>
          <wp:inline distT="0" distB="0" distL="0" distR="0" wp14:anchorId="129FF897" wp14:editId="1E106271">
            <wp:extent cx="4450080" cy="2507751"/>
            <wp:effectExtent l="0" t="0" r="7620" b="6985"/>
            <wp:docPr id="10" name="Picture 10" descr="Embedded video">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mbedded video">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457429" cy="2511892"/>
                    </a:xfrm>
                    <a:prstGeom prst="rect">
                      <a:avLst/>
                    </a:prstGeom>
                    <a:noFill/>
                    <a:ln>
                      <a:noFill/>
                    </a:ln>
                  </pic:spPr>
                </pic:pic>
              </a:graphicData>
            </a:graphic>
          </wp:inline>
        </w:drawing>
      </w:r>
      <w:r w:rsidRPr="00F34767">
        <w:rPr>
          <w:rFonts w:ascii="Georgia" w:eastAsia="Times New Roman" w:hAnsi="Georgia" w:cs="Arial"/>
          <w:color w:val="1C2022"/>
          <w:sz w:val="24"/>
          <w:szCs w:val="24"/>
          <w:lang w:val="en"/>
        </w:rPr>
        <w:fldChar w:fldCharType="end"/>
      </w:r>
    </w:p>
    <w:p w14:paraId="09FBC0CC"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 </w:instrText>
      </w:r>
      <w:r w:rsidRPr="00F34767">
        <w:rPr>
          <w:rFonts w:ascii="Georgia" w:eastAsia="Times New Roman" w:hAnsi="Georgia" w:cs="Arial"/>
          <w:color w:val="1C2022"/>
          <w:sz w:val="24"/>
          <w:szCs w:val="24"/>
          <w:lang w:val="en"/>
        </w:rPr>
        <w:fldChar w:fldCharType="separate"/>
      </w:r>
    </w:p>
    <w:p w14:paraId="1A201120"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5B3DC93F" w14:textId="77777777" w:rsidR="00277AD9" w:rsidRPr="00F34767" w:rsidRDefault="00277AD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90" w:history="1">
        <w:r w:rsidRPr="00F34767">
          <w:rPr>
            <w:rFonts w:ascii="Georgia" w:eastAsia="Times New Roman" w:hAnsi="Georgia" w:cs="Arial"/>
            <w:color w:val="2B7BB9"/>
            <w:sz w:val="24"/>
            <w:szCs w:val="24"/>
            <w:lang w:val="en"/>
          </w:rPr>
          <w:t>#ONEHogCall</w:t>
        </w:r>
      </w:hyperlink>
      <w:r w:rsidRPr="00F34767">
        <w:rPr>
          <w:rFonts w:ascii="Georgia" w:eastAsia="Times New Roman" w:hAnsi="Georgia" w:cs="Arial"/>
          <w:color w:val="1C2022"/>
          <w:sz w:val="24"/>
          <w:szCs w:val="24"/>
          <w:lang w:val="en"/>
        </w:rPr>
        <w:t xml:space="preserve"> </w:t>
      </w:r>
      <w:r w:rsidRPr="00F34767">
        <w:rPr>
          <w:rFonts w:ascii="Georgia" w:eastAsia="Times New Roman" w:hAnsi="Georgia" w:cs="Arial"/>
          <w:noProof/>
          <w:color w:val="1C2022"/>
          <w:sz w:val="24"/>
          <w:szCs w:val="24"/>
        </w:rPr>
        <w:t xml:space="preserve">[pig emoji x3] </w:t>
      </w:r>
      <w:r w:rsidRPr="00F34767">
        <w:rPr>
          <w:rFonts w:ascii="Georgia" w:eastAsia="Times New Roman" w:hAnsi="Georgia" w:cs="Arial"/>
          <w:color w:val="1C2022"/>
          <w:sz w:val="24"/>
          <w:szCs w:val="24"/>
          <w:lang w:val="en"/>
        </w:rPr>
        <w:t xml:space="preserve">All the way from Norway! </w:t>
      </w:r>
      <w:hyperlink r:id="rId191" w:history="1">
        <w:r w:rsidRPr="00F34767">
          <w:rPr>
            <w:rFonts w:ascii="Georgia" w:eastAsia="Times New Roman" w:hAnsi="Georgia" w:cs="Arial"/>
            <w:color w:val="2B7BB9"/>
            <w:sz w:val="24"/>
            <w:szCs w:val="24"/>
            <w:lang w:val="en"/>
          </w:rPr>
          <w:t>#BeatEIU</w:t>
        </w:r>
      </w:hyperlink>
      <w:r w:rsidRPr="00F34767">
        <w:rPr>
          <w:rFonts w:ascii="Georgia" w:eastAsia="Times New Roman" w:hAnsi="Georgia" w:cs="Arial"/>
          <w:color w:val="1C2022"/>
          <w:sz w:val="24"/>
          <w:szCs w:val="24"/>
          <w:lang w:val="en"/>
        </w:rPr>
        <w:t xml:space="preserve"> </w:t>
      </w:r>
      <w:hyperlink r:id="rId192"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93" w:history="1">
        <w:r w:rsidRPr="00F34767">
          <w:rPr>
            <w:rFonts w:ascii="Georgia" w:eastAsia="Times New Roman" w:hAnsi="Georgia" w:cs="Arial"/>
            <w:color w:val="2B7BB9"/>
            <w:sz w:val="24"/>
            <w:szCs w:val="24"/>
            <w:lang w:val="en"/>
          </w:rPr>
          <w:t>#Razorbacks</w:t>
        </w:r>
      </w:hyperlink>
    </w:p>
    <w:p w14:paraId="6C5E60CF"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94" w:history="1">
        <w:r w:rsidR="009E26AC" w:rsidRPr="00F34767">
          <w:rPr>
            <w:rFonts w:ascii="Georgia" w:eastAsia="Times New Roman" w:hAnsi="Georgia" w:cs="Arial"/>
            <w:color w:val="0000FF"/>
            <w:sz w:val="24"/>
            <w:szCs w:val="24"/>
            <w:u w:val="single"/>
            <w:lang w:val="en"/>
          </w:rPr>
          <w:t>2:06 PM - Aug 31, 2018</w:t>
        </w:r>
      </w:hyperlink>
    </w:p>
    <w:p w14:paraId="7BB4C6C1"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139C722" w14:textId="7D525AFA"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This was even picked up by the SEC Network, the conference’s premier US-based media apparatus</w:t>
      </w:r>
      <w:r w:rsidR="0005360B">
        <w:rPr>
          <w:rFonts w:ascii="Georgia" w:eastAsia="Times New Roman" w:hAnsi="Georgia" w:cs="Arial"/>
          <w:sz w:val="24"/>
          <w:szCs w:val="24"/>
        </w:rPr>
        <w:t>,</w:t>
      </w:r>
      <w:r w:rsidRPr="00DC1A14">
        <w:rPr>
          <w:rFonts w:ascii="Georgia" w:eastAsia="Times New Roman" w:hAnsi="Georgia" w:cs="Arial"/>
          <w:sz w:val="24"/>
          <w:szCs w:val="24"/>
        </w:rPr>
        <w:t xml:space="preserve"> and displayed to fans watching the game because of the unique, unusual, and highly devoted expression of fandom.</w:t>
      </w:r>
    </w:p>
    <w:p w14:paraId="0099484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1376BF5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759D5B9E" wp14:editId="30D0C30C">
            <wp:extent cx="2708910" cy="3611880"/>
            <wp:effectExtent l="0" t="0" r="0" b="7620"/>
            <wp:docPr id="4" name="Picture 4" descr="View image on Twitter">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iew image on Twitter">
                      <a:hlinkClick r:id="rId195"/>
                    </pic:cNvPr>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inline>
        </w:drawing>
      </w:r>
    </w:p>
    <w:p w14:paraId="4D96FD2A"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 </w:instrText>
      </w:r>
      <w:r w:rsidRPr="00F34767">
        <w:rPr>
          <w:rFonts w:ascii="Georgia" w:eastAsia="Times New Roman" w:hAnsi="Georgia" w:cs="Arial"/>
          <w:color w:val="1C2022"/>
          <w:sz w:val="24"/>
          <w:szCs w:val="24"/>
          <w:lang w:val="en"/>
        </w:rPr>
        <w:fldChar w:fldCharType="separate"/>
      </w:r>
    </w:p>
    <w:p w14:paraId="347B1F12"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7263B96C" w14:textId="77777777" w:rsidR="00277AD9" w:rsidRPr="00F34767" w:rsidRDefault="00277AD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Catch me on the </w:t>
      </w:r>
      <w:hyperlink r:id="rId197" w:history="1">
        <w:r w:rsidRPr="00F34767">
          <w:rPr>
            <w:rFonts w:ascii="Georgia" w:eastAsia="Times New Roman" w:hAnsi="Georgia" w:cs="Arial"/>
            <w:color w:val="2B7BB9"/>
            <w:sz w:val="24"/>
            <w:szCs w:val="24"/>
            <w:lang w:val="en"/>
          </w:rPr>
          <w:t>@SECNetwork</w:t>
        </w:r>
      </w:hyperlink>
      <w:r w:rsidRPr="00F34767">
        <w:rPr>
          <w:rFonts w:ascii="Georgia" w:eastAsia="Times New Roman" w:hAnsi="Georgia" w:cs="Arial"/>
          <w:color w:val="1C2022"/>
          <w:sz w:val="24"/>
          <w:szCs w:val="24"/>
          <w:lang w:val="en"/>
        </w:rPr>
        <w:t xml:space="preserve"> </w:t>
      </w:r>
      <w:hyperlink r:id="rId198"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99" w:history="1">
        <w:r w:rsidRPr="00F34767">
          <w:rPr>
            <w:rFonts w:ascii="Georgia" w:eastAsia="Times New Roman" w:hAnsi="Georgia" w:cs="Arial"/>
            <w:color w:val="2B7BB9"/>
            <w:sz w:val="24"/>
            <w:szCs w:val="24"/>
            <w:lang w:val="en"/>
          </w:rPr>
          <w:t>#Razorbacks</w:t>
        </w:r>
      </w:hyperlink>
      <w:r w:rsidRPr="00F34767">
        <w:rPr>
          <w:rFonts w:ascii="Georgia" w:eastAsia="Times New Roman" w:hAnsi="Georgia" w:cs="Arial"/>
          <w:color w:val="1C2022"/>
          <w:sz w:val="24"/>
          <w:szCs w:val="24"/>
          <w:lang w:val="en"/>
        </w:rPr>
        <w:t xml:space="preserve"> </w:t>
      </w:r>
      <w:hyperlink r:id="rId200" w:history="1">
        <w:r w:rsidRPr="00F34767">
          <w:rPr>
            <w:rFonts w:ascii="Georgia" w:eastAsia="Times New Roman" w:hAnsi="Georgia" w:cs="Arial"/>
            <w:color w:val="2B7BB9"/>
            <w:sz w:val="24"/>
            <w:szCs w:val="24"/>
            <w:lang w:val="en"/>
          </w:rPr>
          <w:t>#WPS</w:t>
        </w:r>
      </w:hyperlink>
    </w:p>
    <w:p w14:paraId="76CD53CD" w14:textId="77777777" w:rsidR="009E26AC" w:rsidRPr="00F34767" w:rsidRDefault="00B44A2C"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201" w:history="1">
        <w:r w:rsidR="009E26AC" w:rsidRPr="00F34767">
          <w:rPr>
            <w:rFonts w:ascii="Georgia" w:eastAsia="Times New Roman" w:hAnsi="Georgia" w:cs="Arial"/>
            <w:color w:val="0000FF"/>
            <w:sz w:val="24"/>
            <w:szCs w:val="24"/>
            <w:u w:val="single"/>
            <w:lang w:val="en"/>
          </w:rPr>
          <w:t>4:30 PM - Sep 1, 2018</w:t>
        </w:r>
      </w:hyperlink>
    </w:p>
    <w:p w14:paraId="3E14CB25"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EC22508" w14:textId="77777777"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Once again, we see the use of American football fandom used to help negotiate notions of home in physical spaces far removed from the spectate and the fluidity of emotions across that space. Twitter as a social media platform has made it easier to construct and participate in ever-expanding virtual fandoms in the internet age (Bale 1998).</w:t>
      </w:r>
    </w:p>
    <w:p w14:paraId="39136E89" w14:textId="77777777" w:rsidR="009F4300" w:rsidRDefault="009F4300"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39845450" w14:textId="77777777" w:rsidR="00423B3D" w:rsidRDefault="00423B3D" w:rsidP="009F4300">
      <w:pPr>
        <w:spacing w:before="75" w:after="0" w:line="480" w:lineRule="auto"/>
        <w:contextualSpacing/>
        <w:textAlignment w:val="baseline"/>
        <w:rPr>
          <w:rFonts w:ascii="Georgia" w:eastAsia="Times New Roman" w:hAnsi="Georgia" w:cs="Arial"/>
          <w:bCs/>
          <w:color w:val="009BC2"/>
          <w:kern w:val="36"/>
          <w:sz w:val="24"/>
          <w:szCs w:val="24"/>
        </w:rPr>
      </w:pPr>
    </w:p>
    <w:p w14:paraId="24A35309" w14:textId="77777777" w:rsidR="009F4300" w:rsidRDefault="009F4300" w:rsidP="009F4300">
      <w:pPr>
        <w:spacing w:before="75" w:after="0" w:line="480" w:lineRule="auto"/>
        <w:contextualSpacing/>
        <w:textAlignment w:val="baseline"/>
        <w:rPr>
          <w:rFonts w:ascii="Georgia" w:eastAsia="Times New Roman" w:hAnsi="Georgia" w:cs="Arial"/>
          <w:color w:val="777777"/>
          <w:sz w:val="24"/>
          <w:szCs w:val="24"/>
        </w:rPr>
      </w:pPr>
      <w:r>
        <w:rPr>
          <w:rFonts w:ascii="Georgia" w:eastAsia="Times New Roman" w:hAnsi="Georgia" w:cs="Arial"/>
          <w:bCs/>
          <w:color w:val="009BC2"/>
          <w:kern w:val="36"/>
          <w:sz w:val="24"/>
          <w:szCs w:val="24"/>
        </w:rPr>
        <w:lastRenderedPageBreak/>
        <w:t>Note</w:t>
      </w:r>
    </w:p>
    <w:p w14:paraId="28B54F2C" w14:textId="13AD59B4" w:rsidR="009E26AC" w:rsidRPr="00E74B69" w:rsidRDefault="009E26AC" w:rsidP="00E74B69">
      <w:pPr>
        <w:pStyle w:val="ListParagraph"/>
        <w:numPr>
          <w:ilvl w:val="0"/>
          <w:numId w:val="12"/>
        </w:numPr>
        <w:spacing w:before="75" w:after="0" w:line="480" w:lineRule="auto"/>
        <w:textAlignment w:val="baseline"/>
        <w:rPr>
          <w:rFonts w:ascii="Georgia" w:eastAsia="Times New Roman" w:hAnsi="Georgia" w:cs="Arial"/>
          <w:color w:val="777777"/>
          <w:sz w:val="24"/>
          <w:szCs w:val="24"/>
        </w:rPr>
      </w:pPr>
      <w:r w:rsidRPr="00E74B69">
        <w:rPr>
          <w:rFonts w:ascii="Georgia" w:eastAsia="Times New Roman" w:hAnsi="Georgia" w:cs="Arial"/>
          <w:color w:val="777777"/>
          <w:sz w:val="24"/>
          <w:szCs w:val="24"/>
        </w:rPr>
        <w:t xml:space="preserve">The search query used on </w:t>
      </w:r>
      <w:r w:rsidR="00DA4012" w:rsidRPr="00E74B69">
        <w:rPr>
          <w:rFonts w:ascii="Georgia" w:eastAsia="Times New Roman" w:hAnsi="Georgia" w:cs="Arial"/>
          <w:color w:val="777777"/>
          <w:sz w:val="24"/>
          <w:szCs w:val="24"/>
        </w:rPr>
        <w:t>Twitter</w:t>
      </w:r>
      <w:r w:rsidRPr="00E74B69">
        <w:rPr>
          <w:rFonts w:ascii="Georgia" w:eastAsia="Times New Roman" w:hAnsi="Georgia" w:cs="Arial"/>
          <w:color w:val="777777"/>
          <w:sz w:val="24"/>
          <w:szCs w:val="24"/>
        </w:rPr>
        <w:t>’s advanced search GUI for</w:t>
      </w:r>
      <w:r w:rsidR="00277AD9" w:rsidRPr="00E74B69">
        <w:rPr>
          <w:rFonts w:ascii="Georgia" w:eastAsia="Times New Roman" w:hAnsi="Georgia" w:cs="Arial"/>
          <w:color w:val="777777"/>
          <w:sz w:val="24"/>
          <w:szCs w:val="24"/>
        </w:rPr>
        <w:t xml:space="preserve"> pictures:</w:t>
      </w:r>
    </w:p>
    <w:p w14:paraId="4EAB08BA" w14:textId="77777777" w:rsidR="009E26AC" w:rsidRPr="00F34767" w:rsidRDefault="009E26AC" w:rsidP="00F34767">
      <w:pPr>
        <w:spacing w:after="150" w:line="480" w:lineRule="auto"/>
        <w:ind w:firstLine="720"/>
        <w:contextualSpacing/>
        <w:textAlignment w:val="baseline"/>
        <w:rPr>
          <w:rFonts w:ascii="Georgia" w:eastAsia="Times New Roman" w:hAnsi="Georgia" w:cs="Times"/>
          <w:i/>
          <w:iCs/>
          <w:color w:val="777777"/>
          <w:sz w:val="24"/>
          <w:szCs w:val="24"/>
        </w:rPr>
      </w:pPr>
      <w:r w:rsidRPr="00F34767">
        <w:rPr>
          <w:rFonts w:ascii="Georgia" w:eastAsia="Times New Roman" w:hAnsi="Georgia" w:cs="Times"/>
          <w:i/>
          <w:iCs/>
          <w:color w:val="777777"/>
          <w:sz w:val="24"/>
          <w:szCs w:val="24"/>
        </w:rPr>
        <w:t>(game day OR tailgating) (#SEC OR #HailState OR #HottyToddy OR #RollTide OR #WPS OR #CommitToTheG OR #WeAreUK OR #PoweredByTheT OR #WarEagle OR #BBN OR #GeauxTigers OR #AnchorDown OR #GoGators OR #RockyTop OR #GBO OR #MIZZOU OR #UGA</w:t>
      </w:r>
      <w:r w:rsidR="00277AD9" w:rsidRPr="00F34767">
        <w:rPr>
          <w:rFonts w:ascii="Georgia" w:eastAsia="Times New Roman" w:hAnsi="Georgia" w:cs="Times"/>
          <w:i/>
          <w:iCs/>
          <w:color w:val="777777"/>
          <w:sz w:val="24"/>
          <w:szCs w:val="24"/>
        </w:rPr>
        <w:t xml:space="preserve"> OR #GigEm</w:t>
      </w:r>
      <w:r w:rsidRPr="00F34767">
        <w:rPr>
          <w:rFonts w:ascii="Georgia" w:eastAsia="Times New Roman" w:hAnsi="Georgia" w:cs="Times"/>
          <w:i/>
          <w:iCs/>
          <w:color w:val="777777"/>
          <w:sz w:val="24"/>
          <w:szCs w:val="24"/>
        </w:rPr>
        <w:t>) since:2018-08-01 until:2019-01-08</w:t>
      </w:r>
    </w:p>
    <w:p w14:paraId="5EA9D1B0" w14:textId="77777777" w:rsidR="00416434" w:rsidRDefault="009E26AC" w:rsidP="00F3476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color w:val="777777"/>
          <w:sz w:val="24"/>
          <w:szCs w:val="24"/>
        </w:rPr>
        <w:t>Hashtags were gleaned either from the official football accounts of the SEC schools or by recognition of</w:t>
      </w:r>
      <w:r w:rsidR="00277AD9" w:rsidRPr="00F34767">
        <w:rPr>
          <w:rFonts w:ascii="Georgia" w:eastAsia="Times New Roman" w:hAnsi="Georgia" w:cs="Arial"/>
          <w:color w:val="777777"/>
          <w:sz w:val="24"/>
          <w:szCs w:val="24"/>
        </w:rPr>
        <w:t xml:space="preserve"> popular usage during research. </w:t>
      </w:r>
    </w:p>
    <w:p w14:paraId="127A94D3" w14:textId="7C571C8A" w:rsidR="009E26AC" w:rsidRPr="00E74B69" w:rsidRDefault="009E26AC" w:rsidP="00E74B69">
      <w:pPr>
        <w:pStyle w:val="ListParagraph"/>
        <w:numPr>
          <w:ilvl w:val="0"/>
          <w:numId w:val="12"/>
        </w:numPr>
        <w:spacing w:after="0" w:line="480" w:lineRule="auto"/>
        <w:textAlignment w:val="baseline"/>
        <w:rPr>
          <w:rFonts w:ascii="Georgia" w:eastAsia="Times New Roman" w:hAnsi="Georgia" w:cs="Arial"/>
          <w:color w:val="777777"/>
          <w:sz w:val="24"/>
          <w:szCs w:val="24"/>
        </w:rPr>
      </w:pPr>
      <w:r w:rsidRPr="00E74B69">
        <w:rPr>
          <w:rFonts w:ascii="Georgia" w:eastAsia="Times New Roman" w:hAnsi="Georgia" w:cs="Arial"/>
          <w:color w:val="777777"/>
          <w:sz w:val="24"/>
          <w:szCs w:val="24"/>
        </w:rPr>
        <w:t xml:space="preserve">South Carolina’s mascot of Gamecocks would not return search results on </w:t>
      </w:r>
      <w:r w:rsidR="00DA4012" w:rsidRPr="00E74B69">
        <w:rPr>
          <w:rFonts w:ascii="Georgia" w:eastAsia="Times New Roman" w:hAnsi="Georgia" w:cs="Arial"/>
          <w:color w:val="777777"/>
          <w:sz w:val="24"/>
          <w:szCs w:val="24"/>
        </w:rPr>
        <w:t>Twitter</w:t>
      </w:r>
      <w:r w:rsidRPr="00E74B69">
        <w:rPr>
          <w:rFonts w:ascii="Georgia" w:eastAsia="Times New Roman" w:hAnsi="Georgia" w:cs="Arial"/>
          <w:color w:val="777777"/>
          <w:sz w:val="24"/>
          <w:szCs w:val="24"/>
        </w:rPr>
        <w:t xml:space="preserve"> for its potentially graphic homonym, and #USC returned mostly material on the University of Southern California.</w:t>
      </w:r>
    </w:p>
    <w:p w14:paraId="03AC208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777777"/>
          <w:sz w:val="24"/>
          <w:szCs w:val="24"/>
        </w:rPr>
      </w:pPr>
    </w:p>
    <w:p w14:paraId="7D694FAE" w14:textId="77777777" w:rsidR="009F4300" w:rsidRDefault="009F4300" w:rsidP="009F4300">
      <w:pPr>
        <w:spacing w:after="0" w:line="480" w:lineRule="auto"/>
        <w:contextualSpacing/>
        <w:textAlignment w:val="baseline"/>
        <w:rPr>
          <w:rFonts w:ascii="Georgia" w:eastAsia="Times New Roman" w:hAnsi="Georgia" w:cs="Arial"/>
          <w:color w:val="777777"/>
          <w:sz w:val="24"/>
          <w:szCs w:val="24"/>
        </w:rPr>
      </w:pPr>
      <w:r>
        <w:rPr>
          <w:rFonts w:ascii="Georgia" w:eastAsia="Times New Roman" w:hAnsi="Georgia" w:cs="Arial"/>
          <w:bCs/>
          <w:color w:val="009BC2"/>
          <w:kern w:val="36"/>
          <w:sz w:val="24"/>
          <w:szCs w:val="24"/>
        </w:rPr>
        <w:t>References</w:t>
      </w:r>
    </w:p>
    <w:p w14:paraId="4C22C89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Alderman, D</w:t>
      </w:r>
      <w:r w:rsidR="00434D4C" w:rsidRPr="00434D4C">
        <w:rPr>
          <w:rFonts w:ascii="Georgia" w:eastAsia="Times New Roman" w:hAnsi="Georgia" w:cs="Arial"/>
          <w:sz w:val="24"/>
          <w:szCs w:val="24"/>
        </w:rPr>
        <w:t>.</w:t>
      </w:r>
      <w:r w:rsidRPr="00434D4C">
        <w:rPr>
          <w:rFonts w:ascii="Georgia" w:eastAsia="Times New Roman" w:hAnsi="Georgia" w:cs="Arial"/>
          <w:sz w:val="24"/>
          <w:szCs w:val="24"/>
        </w:rPr>
        <w:t xml:space="preserve"> H. </w:t>
      </w:r>
      <w:r w:rsidR="00434D4C" w:rsidRPr="00434D4C">
        <w:rPr>
          <w:rFonts w:ascii="Georgia" w:eastAsia="Times New Roman" w:hAnsi="Georgia" w:cs="Arial"/>
          <w:sz w:val="24"/>
          <w:szCs w:val="24"/>
        </w:rPr>
        <w:t xml:space="preserve">2015. </w:t>
      </w:r>
      <w:r w:rsidRPr="00434D4C">
        <w:rPr>
          <w:rFonts w:ascii="Georgia" w:eastAsia="Times New Roman" w:hAnsi="Georgia" w:cs="Arial"/>
          <w:sz w:val="24"/>
          <w:szCs w:val="24"/>
        </w:rPr>
        <w:t>When Exotic Becomes Native: Taming, Naming, and Kudz</w:t>
      </w:r>
      <w:r w:rsidR="00434D4C" w:rsidRPr="00434D4C">
        <w:rPr>
          <w:rFonts w:ascii="Georgia" w:eastAsia="Times New Roman" w:hAnsi="Georgia" w:cs="Arial"/>
          <w:sz w:val="24"/>
          <w:szCs w:val="24"/>
        </w:rPr>
        <w:t>u as Regional Symbolic Capital.</w:t>
      </w:r>
      <w:r w:rsidRPr="00434D4C">
        <w:rPr>
          <w:rFonts w:ascii="Georgia" w:eastAsia="Times New Roman" w:hAnsi="Georgia" w:cs="Arial"/>
          <w:sz w:val="24"/>
          <w:szCs w:val="24"/>
        </w:rPr>
        <w:t> </w:t>
      </w:r>
      <w:r w:rsidRPr="00434D4C">
        <w:rPr>
          <w:rFonts w:ascii="Georgia" w:eastAsia="Times New Roman" w:hAnsi="Georgia" w:cs="Times"/>
          <w:i/>
          <w:iCs/>
          <w:sz w:val="24"/>
          <w:szCs w:val="24"/>
        </w:rPr>
        <w:t>Southeastern Geographer</w:t>
      </w:r>
      <w:r w:rsidR="00434D4C" w:rsidRPr="00434D4C">
        <w:rPr>
          <w:rFonts w:ascii="Georgia" w:eastAsia="Times New Roman" w:hAnsi="Georgia" w:cs="Arial"/>
          <w:sz w:val="24"/>
          <w:szCs w:val="24"/>
        </w:rPr>
        <w:t> 55(</w:t>
      </w:r>
      <w:r w:rsidRPr="00434D4C">
        <w:rPr>
          <w:rFonts w:ascii="Georgia" w:eastAsia="Times New Roman" w:hAnsi="Georgia" w:cs="Arial"/>
          <w:sz w:val="24"/>
          <w:szCs w:val="24"/>
        </w:rPr>
        <w:t>1</w:t>
      </w:r>
      <w:r w:rsidR="00434D4C" w:rsidRPr="00434D4C">
        <w:rPr>
          <w:rFonts w:ascii="Georgia" w:eastAsia="Times New Roman" w:hAnsi="Georgia" w:cs="Arial"/>
          <w:sz w:val="24"/>
          <w:szCs w:val="24"/>
        </w:rPr>
        <w:t>):</w:t>
      </w:r>
      <w:r w:rsidRPr="00434D4C">
        <w:rPr>
          <w:rFonts w:ascii="Georgia" w:eastAsia="Times New Roman" w:hAnsi="Georgia" w:cs="Arial"/>
          <w:sz w:val="24"/>
          <w:szCs w:val="24"/>
        </w:rPr>
        <w:t xml:space="preserve"> 32-56.</w:t>
      </w:r>
    </w:p>
    <w:p w14:paraId="6D75FE6D" w14:textId="77777777" w:rsidR="009E26AC" w:rsidRDefault="00434D4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Alderman, D.</w:t>
      </w:r>
      <w:r>
        <w:rPr>
          <w:rFonts w:ascii="Georgia" w:eastAsia="Times New Roman" w:hAnsi="Georgia" w:cs="Arial"/>
          <w:sz w:val="24"/>
          <w:szCs w:val="24"/>
        </w:rPr>
        <w:t xml:space="preserve"> H. and R.</w:t>
      </w:r>
      <w:r w:rsidR="009E26AC" w:rsidRPr="00434D4C">
        <w:rPr>
          <w:rFonts w:ascii="Georgia" w:eastAsia="Times New Roman" w:hAnsi="Georgia" w:cs="Arial"/>
          <w:sz w:val="24"/>
          <w:szCs w:val="24"/>
        </w:rPr>
        <w:t xml:space="preserve"> M</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Beavers. </w:t>
      </w:r>
      <w:r w:rsidR="00217456" w:rsidRPr="00434D4C">
        <w:rPr>
          <w:rFonts w:ascii="Georgia" w:eastAsia="Times New Roman" w:hAnsi="Georgia" w:cs="Arial"/>
          <w:sz w:val="24"/>
          <w:szCs w:val="24"/>
        </w:rPr>
        <w:t>1999</w:t>
      </w:r>
      <w:r w:rsidR="00217456">
        <w:rPr>
          <w:rFonts w:ascii="Georgia" w:eastAsia="Times New Roman" w:hAnsi="Georgia" w:cs="Arial"/>
          <w:sz w:val="24"/>
          <w:szCs w:val="24"/>
        </w:rPr>
        <w:t>.</w:t>
      </w:r>
      <w:r w:rsidR="00217456" w:rsidRPr="00434D4C">
        <w:rPr>
          <w:rFonts w:ascii="Georgia" w:eastAsia="Times New Roman" w:hAnsi="Georgia" w:cs="Arial"/>
          <w:sz w:val="24"/>
          <w:szCs w:val="24"/>
        </w:rPr>
        <w:t xml:space="preserve"> </w:t>
      </w:r>
      <w:r w:rsidR="009E26AC" w:rsidRPr="00434D4C">
        <w:rPr>
          <w:rFonts w:ascii="Georgia" w:eastAsia="Times New Roman" w:hAnsi="Georgia" w:cs="Arial"/>
          <w:sz w:val="24"/>
          <w:szCs w:val="24"/>
        </w:rPr>
        <w:t xml:space="preserve">Heart of Dixie Revisited: An Update on the Geography of Naming in the American </w:t>
      </w:r>
      <w:r w:rsidR="00217456">
        <w:rPr>
          <w:rFonts w:ascii="Georgia" w:eastAsia="Times New Roman" w:hAnsi="Georgia" w:cs="Arial"/>
          <w:sz w:val="24"/>
          <w:szCs w:val="24"/>
        </w:rPr>
        <w:t>S</w:t>
      </w:r>
      <w:r w:rsidR="009E26AC" w:rsidRPr="00434D4C">
        <w:rPr>
          <w:rFonts w:ascii="Georgia" w:eastAsia="Times New Roman" w:hAnsi="Georgia" w:cs="Arial"/>
          <w:sz w:val="24"/>
          <w:szCs w:val="24"/>
        </w:rPr>
        <w:t>outh. </w:t>
      </w:r>
      <w:r w:rsidR="009E26AC" w:rsidRPr="00434D4C">
        <w:rPr>
          <w:rFonts w:ascii="Georgia" w:eastAsia="Times New Roman" w:hAnsi="Georgia" w:cs="Times"/>
          <w:i/>
          <w:iCs/>
          <w:sz w:val="24"/>
          <w:szCs w:val="24"/>
        </w:rPr>
        <w:t>Southeastern Geographer</w:t>
      </w:r>
      <w:r w:rsidR="009E26AC" w:rsidRPr="00434D4C">
        <w:rPr>
          <w:rFonts w:ascii="Georgia" w:eastAsia="Times New Roman" w:hAnsi="Georgia" w:cs="Arial"/>
          <w:sz w:val="24"/>
          <w:szCs w:val="24"/>
        </w:rPr>
        <w:t> 39 (</w:t>
      </w:r>
      <w:r w:rsidR="00217456" w:rsidRPr="00434D4C">
        <w:rPr>
          <w:rFonts w:ascii="Georgia" w:eastAsia="Times New Roman" w:hAnsi="Georgia" w:cs="Arial"/>
          <w:sz w:val="24"/>
          <w:szCs w:val="24"/>
        </w:rPr>
        <w:t>2</w:t>
      </w:r>
      <w:r w:rsidR="009E26AC" w:rsidRPr="00434D4C">
        <w:rPr>
          <w:rFonts w:ascii="Georgia" w:eastAsia="Times New Roman" w:hAnsi="Georgia" w:cs="Arial"/>
          <w:sz w:val="24"/>
          <w:szCs w:val="24"/>
        </w:rPr>
        <w:t>): 190-205.</w:t>
      </w:r>
    </w:p>
    <w:p w14:paraId="78242693" w14:textId="460F03F9" w:rsidR="00A761E4" w:rsidRPr="00434D4C" w:rsidRDefault="00A761E4"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Alderman, D. H. and D. B. Good. 1997. </w:t>
      </w:r>
      <w:r w:rsidRPr="00A761E4">
        <w:rPr>
          <w:rFonts w:ascii="Georgia" w:eastAsia="Times New Roman" w:hAnsi="Georgia" w:cs="Arial"/>
          <w:sz w:val="24"/>
          <w:szCs w:val="24"/>
        </w:rPr>
        <w:t>Exploring the Virtual South: the Idea of a D</w:t>
      </w:r>
      <w:r w:rsidR="00810369">
        <w:rPr>
          <w:rFonts w:ascii="Georgia" w:eastAsia="Times New Roman" w:hAnsi="Georgia" w:cs="Arial"/>
          <w:sz w:val="24"/>
          <w:szCs w:val="24"/>
        </w:rPr>
        <w:t>istinctive Region on ‘the Web.’</w:t>
      </w:r>
      <w:r w:rsidRPr="00A761E4">
        <w:rPr>
          <w:rFonts w:ascii="Georgia" w:eastAsia="Times New Roman" w:hAnsi="Georgia" w:cs="Arial"/>
          <w:sz w:val="24"/>
          <w:szCs w:val="24"/>
        </w:rPr>
        <w:t xml:space="preserve"> </w:t>
      </w:r>
      <w:r w:rsidRPr="00A761E4">
        <w:rPr>
          <w:rFonts w:ascii="Georgia" w:eastAsia="Times New Roman" w:hAnsi="Georgia" w:cs="Arial"/>
          <w:i/>
          <w:iCs/>
          <w:sz w:val="24"/>
          <w:szCs w:val="24"/>
        </w:rPr>
        <w:t xml:space="preserve">Southeastern Geographer </w:t>
      </w:r>
      <w:r>
        <w:rPr>
          <w:rFonts w:ascii="Georgia" w:eastAsia="Times New Roman" w:hAnsi="Georgia" w:cs="Arial"/>
          <w:sz w:val="24"/>
          <w:szCs w:val="24"/>
        </w:rPr>
        <w:t xml:space="preserve">37 </w:t>
      </w:r>
      <w:r w:rsidRPr="00A761E4">
        <w:rPr>
          <w:rFonts w:ascii="Georgia" w:eastAsia="Times New Roman" w:hAnsi="Georgia" w:cs="Arial"/>
          <w:sz w:val="24"/>
          <w:szCs w:val="24"/>
        </w:rPr>
        <w:t>(1): 20-45.</w:t>
      </w:r>
    </w:p>
    <w:p w14:paraId="62AE96E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Anderson, B</w:t>
      </w:r>
      <w:r w:rsidR="00217456">
        <w:rPr>
          <w:rFonts w:ascii="Georgia" w:eastAsia="Times New Roman" w:hAnsi="Georgia" w:cs="Arial"/>
          <w:sz w:val="24"/>
          <w:szCs w:val="24"/>
        </w:rPr>
        <w:t>.</w:t>
      </w:r>
      <w:r w:rsidR="00217456" w:rsidRPr="00217456">
        <w:rPr>
          <w:rFonts w:ascii="Georgia" w:eastAsia="Times New Roman" w:hAnsi="Georgia" w:cs="Arial"/>
          <w:sz w:val="24"/>
          <w:szCs w:val="24"/>
        </w:rPr>
        <w:t xml:space="preserve"> </w:t>
      </w:r>
      <w:r w:rsidR="00217456" w:rsidRPr="00434D4C">
        <w:rPr>
          <w:rFonts w:ascii="Georgia" w:eastAsia="Times New Roman" w:hAnsi="Georgia" w:cs="Arial"/>
          <w:sz w:val="24"/>
          <w:szCs w:val="24"/>
        </w:rPr>
        <w:t>2016</w:t>
      </w:r>
      <w:r w:rsidRPr="00434D4C">
        <w:rPr>
          <w:rFonts w:ascii="Georgia" w:eastAsia="Times New Roman" w:hAnsi="Georgia" w:cs="Arial"/>
          <w:sz w:val="24"/>
          <w:szCs w:val="24"/>
        </w:rPr>
        <w:t>. </w:t>
      </w:r>
      <w:r w:rsidRPr="00434D4C">
        <w:rPr>
          <w:rFonts w:ascii="Georgia" w:eastAsia="Times New Roman" w:hAnsi="Georgia" w:cs="Times"/>
          <w:i/>
          <w:iCs/>
          <w:sz w:val="24"/>
          <w:szCs w:val="24"/>
        </w:rPr>
        <w:t>Imagined Communities: Reflections on the Origin and Spread of Nationalism</w:t>
      </w:r>
      <w:r w:rsidR="00217456">
        <w:rPr>
          <w:rFonts w:ascii="Georgia" w:eastAsia="Times New Roman" w:hAnsi="Georgia" w:cs="Arial"/>
          <w:sz w:val="24"/>
          <w:szCs w:val="24"/>
        </w:rPr>
        <w:t> revised ed. New York: Verso</w:t>
      </w:r>
      <w:r w:rsidRPr="00434D4C">
        <w:rPr>
          <w:rFonts w:ascii="Georgia" w:eastAsia="Times New Roman" w:hAnsi="Georgia" w:cs="Arial"/>
          <w:sz w:val="24"/>
          <w:szCs w:val="24"/>
        </w:rPr>
        <w:t>.</w:t>
      </w:r>
    </w:p>
    <w:p w14:paraId="249CBBA3" w14:textId="7F54A689" w:rsidR="00EA271D" w:rsidRDefault="00EA271D" w:rsidP="00217456">
      <w:pPr>
        <w:spacing w:before="240" w:after="240" w:line="240" w:lineRule="auto"/>
        <w:textAlignment w:val="baseline"/>
        <w:rPr>
          <w:rFonts w:ascii="Georgia" w:eastAsia="Times New Roman" w:hAnsi="Georgia" w:cs="Arial"/>
          <w:sz w:val="24"/>
          <w:szCs w:val="24"/>
        </w:rPr>
      </w:pPr>
      <w:r w:rsidRPr="00EA271D">
        <w:rPr>
          <w:rFonts w:ascii="Georgia" w:eastAsia="Times New Roman" w:hAnsi="Georgia" w:cs="Arial"/>
          <w:sz w:val="24"/>
          <w:szCs w:val="24"/>
        </w:rPr>
        <w:lastRenderedPageBreak/>
        <w:t>Arthur, R</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and H</w:t>
      </w:r>
      <w:r w:rsidR="00A761E4">
        <w:rPr>
          <w:rFonts w:ascii="Georgia" w:eastAsia="Times New Roman" w:hAnsi="Georgia" w:cs="Arial"/>
          <w:sz w:val="24"/>
          <w:szCs w:val="24"/>
        </w:rPr>
        <w:t xml:space="preserve">. </w:t>
      </w:r>
      <w:r w:rsidRPr="00EA271D">
        <w:rPr>
          <w:rFonts w:ascii="Georgia" w:eastAsia="Times New Roman" w:hAnsi="Georgia" w:cs="Arial"/>
          <w:sz w:val="24"/>
          <w:szCs w:val="24"/>
        </w:rPr>
        <w:t>T</w:t>
      </w:r>
      <w:r w:rsidR="00A761E4">
        <w:rPr>
          <w:rFonts w:ascii="Georgia" w:eastAsia="Times New Roman" w:hAnsi="Georgia" w:cs="Arial"/>
          <w:sz w:val="24"/>
          <w:szCs w:val="24"/>
        </w:rPr>
        <w:t xml:space="preserve">. </w:t>
      </w:r>
      <w:r w:rsidRPr="00EA271D">
        <w:rPr>
          <w:rFonts w:ascii="Georgia" w:eastAsia="Times New Roman" w:hAnsi="Georgia" w:cs="Arial"/>
          <w:sz w:val="24"/>
          <w:szCs w:val="24"/>
        </w:rPr>
        <w:t>P</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Williams. 2019</w:t>
      </w:r>
      <w:r>
        <w:rPr>
          <w:rFonts w:ascii="Georgia" w:eastAsia="Times New Roman" w:hAnsi="Georgia" w:cs="Arial"/>
          <w:sz w:val="24"/>
          <w:szCs w:val="24"/>
        </w:rPr>
        <w:t xml:space="preserve">. </w:t>
      </w:r>
      <w:r w:rsidRPr="00EA271D">
        <w:rPr>
          <w:rFonts w:ascii="Georgia" w:eastAsia="Times New Roman" w:hAnsi="Georgia" w:cs="Arial"/>
          <w:sz w:val="24"/>
          <w:szCs w:val="24"/>
        </w:rPr>
        <w:t>The human geography of Twitter: Quantifying regional identity and inter-region communication in Eng</w:t>
      </w:r>
      <w:r w:rsidR="005C22FE">
        <w:rPr>
          <w:rFonts w:ascii="Georgia" w:eastAsia="Times New Roman" w:hAnsi="Georgia" w:cs="Arial"/>
          <w:sz w:val="24"/>
          <w:szCs w:val="24"/>
        </w:rPr>
        <w:t>land and Wales.</w:t>
      </w:r>
      <w:r w:rsidRPr="00EA271D">
        <w:rPr>
          <w:rFonts w:ascii="Georgia" w:eastAsia="Times New Roman" w:hAnsi="Georgia" w:cs="Arial"/>
          <w:sz w:val="24"/>
          <w:szCs w:val="24"/>
        </w:rPr>
        <w:t> </w:t>
      </w:r>
      <w:proofErr w:type="spellStart"/>
      <w:r w:rsidRPr="00EA271D">
        <w:rPr>
          <w:rFonts w:ascii="Georgia" w:eastAsia="Times New Roman" w:hAnsi="Georgia" w:cs="Arial"/>
          <w:i/>
          <w:iCs/>
          <w:sz w:val="24"/>
          <w:szCs w:val="24"/>
        </w:rPr>
        <w:t>PloS</w:t>
      </w:r>
      <w:proofErr w:type="spellEnd"/>
      <w:r w:rsidRPr="00EA271D">
        <w:rPr>
          <w:rFonts w:ascii="Georgia" w:eastAsia="Times New Roman" w:hAnsi="Georgia" w:cs="Arial"/>
          <w:i/>
          <w:iCs/>
          <w:sz w:val="24"/>
          <w:szCs w:val="24"/>
        </w:rPr>
        <w:t xml:space="preserve"> one</w:t>
      </w:r>
      <w:r>
        <w:rPr>
          <w:rFonts w:ascii="Georgia" w:eastAsia="Times New Roman" w:hAnsi="Georgia" w:cs="Arial"/>
          <w:sz w:val="24"/>
          <w:szCs w:val="24"/>
        </w:rPr>
        <w:t xml:space="preserve"> 14 </w:t>
      </w:r>
      <w:r w:rsidRPr="00EA271D">
        <w:rPr>
          <w:rFonts w:ascii="Georgia" w:eastAsia="Times New Roman" w:hAnsi="Georgia" w:cs="Arial"/>
          <w:sz w:val="24"/>
          <w:szCs w:val="24"/>
        </w:rPr>
        <w:t>(</w:t>
      </w:r>
      <w:r>
        <w:rPr>
          <w:rFonts w:ascii="Georgia" w:eastAsia="Times New Roman" w:hAnsi="Georgia" w:cs="Arial"/>
          <w:sz w:val="24"/>
          <w:szCs w:val="24"/>
        </w:rPr>
        <w:t>4</w:t>
      </w:r>
      <w:r w:rsidRPr="00EA271D">
        <w:rPr>
          <w:rFonts w:ascii="Georgia" w:eastAsia="Times New Roman" w:hAnsi="Georgia" w:cs="Arial"/>
          <w:sz w:val="24"/>
          <w:szCs w:val="24"/>
        </w:rPr>
        <w:t>)</w:t>
      </w:r>
      <w:r>
        <w:rPr>
          <w:rFonts w:ascii="Georgia" w:eastAsia="Times New Roman" w:hAnsi="Georgia" w:cs="Arial"/>
          <w:sz w:val="24"/>
          <w:szCs w:val="24"/>
        </w:rPr>
        <w:t xml:space="preserve">: e0214466. DOI: </w:t>
      </w:r>
      <w:r w:rsidRPr="00EA271D">
        <w:rPr>
          <w:rFonts w:ascii="Georgia" w:eastAsia="Times New Roman" w:hAnsi="Georgia" w:cs="Arial"/>
          <w:sz w:val="24"/>
          <w:szCs w:val="24"/>
        </w:rPr>
        <w:t>10.1371/journal.pone.0214466</w:t>
      </w:r>
      <w:r>
        <w:rPr>
          <w:rFonts w:ascii="Georgia" w:eastAsia="Times New Roman" w:hAnsi="Georgia" w:cs="Arial"/>
          <w:sz w:val="24"/>
          <w:szCs w:val="24"/>
        </w:rPr>
        <w:t>.</w:t>
      </w:r>
    </w:p>
    <w:p w14:paraId="5EE101B3" w14:textId="6C4CD1F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Baker, </w:t>
      </w:r>
      <w:r w:rsidR="00217456">
        <w:rPr>
          <w:rFonts w:ascii="Georgia" w:eastAsia="Times New Roman" w:hAnsi="Georgia" w:cs="Arial"/>
          <w:sz w:val="24"/>
          <w:szCs w:val="24"/>
        </w:rPr>
        <w:t>T.</w:t>
      </w:r>
      <w:r w:rsidRPr="00434D4C">
        <w:rPr>
          <w:rFonts w:ascii="Georgia" w:eastAsia="Times New Roman" w:hAnsi="Georgia" w:cs="Arial"/>
          <w:sz w:val="24"/>
          <w:szCs w:val="24"/>
        </w:rPr>
        <w:t xml:space="preserve"> </w:t>
      </w:r>
      <w:r w:rsidR="00217456">
        <w:rPr>
          <w:rFonts w:ascii="Georgia" w:eastAsia="Times New Roman" w:hAnsi="Georgia" w:cs="Arial"/>
          <w:sz w:val="24"/>
          <w:szCs w:val="24"/>
        </w:rPr>
        <w:t xml:space="preserve">A. </w:t>
      </w:r>
      <w:r w:rsidR="00217456" w:rsidRPr="00434D4C">
        <w:rPr>
          <w:rFonts w:ascii="Georgia" w:eastAsia="Times New Roman" w:hAnsi="Georgia" w:cs="Arial"/>
          <w:sz w:val="24"/>
          <w:szCs w:val="24"/>
        </w:rPr>
        <w:t>2018</w:t>
      </w:r>
      <w:r w:rsidR="00217456">
        <w:rPr>
          <w:rFonts w:ascii="Georgia" w:eastAsia="Times New Roman" w:hAnsi="Georgia" w:cs="Arial"/>
          <w:sz w:val="24"/>
          <w:szCs w:val="24"/>
        </w:rPr>
        <w:t xml:space="preserve">. </w:t>
      </w:r>
      <w:r w:rsidRPr="00434D4C">
        <w:rPr>
          <w:rFonts w:ascii="Georgia" w:eastAsia="Times New Roman" w:hAnsi="Georgia" w:cs="Arial"/>
          <w:sz w:val="24"/>
          <w:szCs w:val="24"/>
        </w:rPr>
        <w:t>Long-</w:t>
      </w:r>
      <w:r w:rsidR="00217456">
        <w:rPr>
          <w:rFonts w:ascii="Georgia" w:eastAsia="Times New Roman" w:hAnsi="Georgia" w:cs="Arial"/>
          <w:sz w:val="24"/>
          <w:szCs w:val="24"/>
        </w:rPr>
        <w:t>D</w:t>
      </w:r>
      <w:r w:rsidRPr="00434D4C">
        <w:rPr>
          <w:rFonts w:ascii="Georgia" w:eastAsia="Times New Roman" w:hAnsi="Georgia" w:cs="Arial"/>
          <w:sz w:val="24"/>
          <w:szCs w:val="24"/>
        </w:rPr>
        <w:t xml:space="preserve">istance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andom: </w:t>
      </w:r>
      <w:r w:rsidR="00217456">
        <w:rPr>
          <w:rFonts w:ascii="Georgia" w:eastAsia="Times New Roman" w:hAnsi="Georgia" w:cs="Arial"/>
          <w:sz w:val="24"/>
          <w:szCs w:val="24"/>
        </w:rPr>
        <w:t>E</w:t>
      </w:r>
      <w:r w:rsidRPr="00434D4C">
        <w:rPr>
          <w:rFonts w:ascii="Georgia" w:eastAsia="Times New Roman" w:hAnsi="Georgia" w:cs="Arial"/>
          <w:sz w:val="24"/>
          <w:szCs w:val="24"/>
        </w:rPr>
        <w:t xml:space="preserve">motional </w:t>
      </w:r>
      <w:r w:rsidR="00217456">
        <w:rPr>
          <w:rFonts w:ascii="Georgia" w:eastAsia="Times New Roman" w:hAnsi="Georgia" w:cs="Arial"/>
          <w:sz w:val="24"/>
          <w:szCs w:val="24"/>
        </w:rPr>
        <w:t>M</w:t>
      </w:r>
      <w:r w:rsidRPr="00434D4C">
        <w:rPr>
          <w:rFonts w:ascii="Georgia" w:eastAsia="Times New Roman" w:hAnsi="Georgia" w:cs="Arial"/>
          <w:sz w:val="24"/>
          <w:szCs w:val="24"/>
        </w:rPr>
        <w:t xml:space="preserve">obilities and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luid </w:t>
      </w:r>
      <w:r w:rsidR="00217456">
        <w:rPr>
          <w:rFonts w:ascii="Georgia" w:eastAsia="Times New Roman" w:hAnsi="Georgia" w:cs="Arial"/>
          <w:sz w:val="24"/>
          <w:szCs w:val="24"/>
        </w:rPr>
        <w:t>G</w:t>
      </w:r>
      <w:r w:rsidRPr="00434D4C">
        <w:rPr>
          <w:rFonts w:ascii="Georgia" w:eastAsia="Times New Roman" w:hAnsi="Georgia" w:cs="Arial"/>
          <w:sz w:val="24"/>
          <w:szCs w:val="24"/>
        </w:rPr>
        <w:t xml:space="preserve">eographies of </w:t>
      </w:r>
      <w:r w:rsidR="00217456">
        <w:rPr>
          <w:rFonts w:ascii="Georgia" w:eastAsia="Times New Roman" w:hAnsi="Georgia" w:cs="Arial"/>
          <w:sz w:val="24"/>
          <w:szCs w:val="24"/>
        </w:rPr>
        <w:t>H</w:t>
      </w:r>
      <w:r w:rsidRPr="00434D4C">
        <w:rPr>
          <w:rFonts w:ascii="Georgia" w:eastAsia="Times New Roman" w:hAnsi="Georgia" w:cs="Arial"/>
          <w:sz w:val="24"/>
          <w:szCs w:val="24"/>
        </w:rPr>
        <w:t>ome. </w:t>
      </w:r>
      <w:r w:rsidRPr="00434D4C">
        <w:rPr>
          <w:rFonts w:ascii="Georgia" w:eastAsia="Times New Roman" w:hAnsi="Georgia" w:cs="Arial"/>
          <w:i/>
          <w:iCs/>
          <w:sz w:val="24"/>
          <w:szCs w:val="24"/>
          <w:bdr w:val="none" w:sz="0" w:space="0" w:color="auto" w:frame="1"/>
        </w:rPr>
        <w:t>Social &amp; Cultural Geography</w:t>
      </w:r>
      <w:r w:rsidR="008B1894">
        <w:rPr>
          <w:rFonts w:ascii="Georgia" w:eastAsia="Times New Roman" w:hAnsi="Georgia" w:cs="Arial"/>
          <w:i/>
          <w:iCs/>
          <w:sz w:val="24"/>
          <w:szCs w:val="24"/>
          <w:bdr w:val="none" w:sz="0" w:space="0" w:color="auto" w:frame="1"/>
        </w:rPr>
        <w:t xml:space="preserve">. </w:t>
      </w:r>
      <w:r w:rsidR="008B1894">
        <w:rPr>
          <w:rFonts w:ascii="Georgia" w:eastAsia="Times New Roman" w:hAnsi="Georgia" w:cs="Arial"/>
          <w:iCs/>
          <w:sz w:val="24"/>
          <w:szCs w:val="24"/>
          <w:bdr w:val="none" w:sz="0" w:space="0" w:color="auto" w:frame="1"/>
        </w:rPr>
        <w:t>Advance online publication</w:t>
      </w:r>
      <w:r w:rsidRPr="00434D4C">
        <w:rPr>
          <w:rFonts w:ascii="Georgia" w:eastAsia="Times New Roman" w:hAnsi="Georgia" w:cs="Arial"/>
          <w:sz w:val="24"/>
          <w:szCs w:val="24"/>
        </w:rPr>
        <w:t>: 1-17.</w:t>
      </w:r>
      <w:r w:rsidR="00217456">
        <w:rPr>
          <w:rFonts w:ascii="Georgia" w:eastAsia="Times New Roman" w:hAnsi="Georgia" w:cs="Arial"/>
          <w:sz w:val="24"/>
          <w:szCs w:val="24"/>
        </w:rPr>
        <w:t xml:space="preserve"> </w:t>
      </w:r>
      <w:r w:rsidR="00217456" w:rsidRPr="00217456">
        <w:rPr>
          <w:rFonts w:ascii="Georgia" w:eastAsia="Times New Roman" w:hAnsi="Georgia" w:cs="Arial"/>
          <w:sz w:val="24"/>
          <w:szCs w:val="24"/>
        </w:rPr>
        <w:t>DOI:</w:t>
      </w:r>
      <w:r w:rsidR="00217456">
        <w:rPr>
          <w:rFonts w:ascii="Georgia" w:eastAsia="Times New Roman" w:hAnsi="Georgia" w:cs="Arial"/>
          <w:sz w:val="24"/>
          <w:szCs w:val="24"/>
        </w:rPr>
        <w:t xml:space="preserve"> </w:t>
      </w:r>
      <w:r w:rsidR="00217456" w:rsidRPr="00217456">
        <w:rPr>
          <w:rFonts w:ascii="Georgia" w:eastAsia="Times New Roman" w:hAnsi="Georgia" w:cs="Arial"/>
          <w:sz w:val="24"/>
          <w:szCs w:val="24"/>
        </w:rPr>
        <w:t>10.1080/14649365.2018.1563709</w:t>
      </w:r>
      <w:r w:rsidR="00EA271D">
        <w:rPr>
          <w:rFonts w:ascii="Georgia" w:eastAsia="Times New Roman" w:hAnsi="Georgia" w:cs="Arial"/>
          <w:sz w:val="24"/>
          <w:szCs w:val="24"/>
        </w:rPr>
        <w:t>.</w:t>
      </w:r>
    </w:p>
    <w:p w14:paraId="790B16AD" w14:textId="34EEC54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Bale, </w:t>
      </w:r>
      <w:r w:rsidR="00217456">
        <w:rPr>
          <w:rFonts w:ascii="Georgia" w:eastAsia="Times New Roman" w:hAnsi="Georgia" w:cs="Arial"/>
          <w:sz w:val="24"/>
          <w:szCs w:val="24"/>
        </w:rPr>
        <w:t>J</w:t>
      </w:r>
      <w:r w:rsidRPr="00434D4C">
        <w:rPr>
          <w:rFonts w:ascii="Georgia" w:eastAsia="Times New Roman" w:hAnsi="Georgia" w:cs="Arial"/>
          <w:sz w:val="24"/>
          <w:szCs w:val="24"/>
        </w:rPr>
        <w:t>. </w:t>
      </w:r>
      <w:r w:rsidR="00217456" w:rsidRPr="00434D4C">
        <w:rPr>
          <w:rFonts w:ascii="Georgia" w:eastAsia="Times New Roman" w:hAnsi="Georgia" w:cs="Arial"/>
          <w:sz w:val="24"/>
          <w:szCs w:val="24"/>
        </w:rPr>
        <w:t>200</w:t>
      </w:r>
      <w:r w:rsidR="00A06551">
        <w:rPr>
          <w:rFonts w:ascii="Georgia" w:eastAsia="Times New Roman" w:hAnsi="Georgia" w:cs="Arial"/>
          <w:sz w:val="24"/>
          <w:szCs w:val="24"/>
        </w:rPr>
        <w:t>3</w:t>
      </w:r>
      <w:r w:rsidR="00217456">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 xml:space="preserve">Sports </w:t>
      </w:r>
      <w:r w:rsidR="00217456">
        <w:rPr>
          <w:rFonts w:ascii="Georgia" w:eastAsia="Times New Roman" w:hAnsi="Georgia" w:cs="Arial"/>
          <w:i/>
          <w:iCs/>
          <w:sz w:val="24"/>
          <w:szCs w:val="24"/>
          <w:bdr w:val="none" w:sz="0" w:space="0" w:color="auto" w:frame="1"/>
        </w:rPr>
        <w:t>G</w:t>
      </w:r>
      <w:r w:rsidRPr="00434D4C">
        <w:rPr>
          <w:rFonts w:ascii="Georgia" w:eastAsia="Times New Roman" w:hAnsi="Georgia" w:cs="Arial"/>
          <w:i/>
          <w:iCs/>
          <w:sz w:val="24"/>
          <w:szCs w:val="24"/>
          <w:bdr w:val="none" w:sz="0" w:space="0" w:color="auto" w:frame="1"/>
        </w:rPr>
        <w:t>eography</w:t>
      </w:r>
      <w:r w:rsidRPr="00434D4C">
        <w:rPr>
          <w:rFonts w:ascii="Georgia" w:eastAsia="Times New Roman" w:hAnsi="Georgia" w:cs="Arial"/>
          <w:sz w:val="24"/>
          <w:szCs w:val="24"/>
        </w:rPr>
        <w:t xml:space="preserve">. </w:t>
      </w:r>
      <w:r w:rsidR="00217456">
        <w:rPr>
          <w:rFonts w:ascii="Georgia" w:eastAsia="Times New Roman" w:hAnsi="Georgia" w:cs="Arial"/>
          <w:sz w:val="24"/>
          <w:szCs w:val="24"/>
        </w:rPr>
        <w:t>New York: Routledge</w:t>
      </w:r>
      <w:r w:rsidRPr="00434D4C">
        <w:rPr>
          <w:rFonts w:ascii="Georgia" w:eastAsia="Times New Roman" w:hAnsi="Georgia" w:cs="Arial"/>
          <w:sz w:val="24"/>
          <w:szCs w:val="24"/>
        </w:rPr>
        <w:t>.</w:t>
      </w:r>
    </w:p>
    <w:p w14:paraId="3971E535" w14:textId="77777777" w:rsidR="009E26AC" w:rsidRPr="00434D4C" w:rsidRDefault="00217456"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Bale, J. 1998.</w:t>
      </w:r>
      <w:r w:rsidR="009E26AC" w:rsidRPr="00434D4C">
        <w:rPr>
          <w:rFonts w:ascii="Georgia" w:eastAsia="Times New Roman" w:hAnsi="Georgia" w:cs="Arial"/>
          <w:sz w:val="24"/>
          <w:szCs w:val="24"/>
        </w:rPr>
        <w:t xml:space="preserve"> </w:t>
      </w:r>
      <w:r>
        <w:rPr>
          <w:rFonts w:ascii="Georgia" w:eastAsia="Times New Roman" w:hAnsi="Georgia" w:cs="Arial"/>
          <w:sz w:val="24"/>
          <w:szCs w:val="24"/>
        </w:rPr>
        <w:t>Virtual F</w:t>
      </w:r>
      <w:r w:rsidR="009E26AC" w:rsidRPr="00434D4C">
        <w:rPr>
          <w:rFonts w:ascii="Georgia" w:eastAsia="Times New Roman" w:hAnsi="Georgia" w:cs="Arial"/>
          <w:sz w:val="24"/>
          <w:szCs w:val="24"/>
        </w:rPr>
        <w:t xml:space="preserve">andoms: </w:t>
      </w:r>
      <w:proofErr w:type="spellStart"/>
      <w:r w:rsidR="009E26AC" w:rsidRPr="00434D4C">
        <w:rPr>
          <w:rFonts w:ascii="Georgia" w:eastAsia="Times New Roman" w:hAnsi="Georgia" w:cs="Arial"/>
          <w:sz w:val="24"/>
          <w:szCs w:val="24"/>
        </w:rPr>
        <w:t>Futurescapes</w:t>
      </w:r>
      <w:proofErr w:type="spellEnd"/>
      <w:r w:rsidR="009E26AC" w:rsidRPr="00434D4C">
        <w:rPr>
          <w:rFonts w:ascii="Georgia" w:eastAsia="Times New Roman" w:hAnsi="Georgia" w:cs="Arial"/>
          <w:sz w:val="24"/>
          <w:szCs w:val="24"/>
        </w:rPr>
        <w:t xml:space="preserve"> of </w:t>
      </w:r>
      <w:r>
        <w:rPr>
          <w:rFonts w:ascii="Georgia" w:eastAsia="Times New Roman" w:hAnsi="Georgia" w:cs="Arial"/>
          <w:sz w:val="24"/>
          <w:szCs w:val="24"/>
        </w:rPr>
        <w:t>F</w:t>
      </w:r>
      <w:r w:rsidR="009E26AC" w:rsidRPr="00434D4C">
        <w:rPr>
          <w:rFonts w:ascii="Georgia" w:eastAsia="Times New Roman" w:hAnsi="Georgia" w:cs="Arial"/>
          <w:sz w:val="24"/>
          <w:szCs w:val="24"/>
        </w:rPr>
        <w:t>ootball.</w:t>
      </w:r>
      <w:r>
        <w:rPr>
          <w:rFonts w:ascii="Georgia" w:eastAsia="Times New Roman" w:hAnsi="Georgia" w:cs="Arial"/>
          <w:sz w:val="24"/>
          <w:szCs w:val="24"/>
        </w:rPr>
        <w:t xml:space="preserve"> In</w:t>
      </w:r>
      <w:r w:rsidR="009E26AC" w:rsidRPr="00434D4C">
        <w:rPr>
          <w:rFonts w:ascii="Georgia" w:eastAsia="Times New Roman" w:hAnsi="Georgia" w:cs="Arial"/>
          <w:sz w:val="24"/>
          <w:szCs w:val="24"/>
        </w:rPr>
        <w:t> </w:t>
      </w:r>
      <w:r w:rsidR="009E26AC" w:rsidRPr="00434D4C">
        <w:rPr>
          <w:rFonts w:ascii="Georgia" w:eastAsia="Times New Roman" w:hAnsi="Georgia" w:cs="Times"/>
          <w:i/>
          <w:iCs/>
          <w:sz w:val="24"/>
          <w:szCs w:val="24"/>
        </w:rPr>
        <w:t xml:space="preserve">Fanatics!: Power, </w:t>
      </w:r>
      <w:r>
        <w:rPr>
          <w:rFonts w:ascii="Georgia" w:eastAsia="Times New Roman" w:hAnsi="Georgia" w:cs="Times"/>
          <w:i/>
          <w:iCs/>
          <w:sz w:val="24"/>
          <w:szCs w:val="24"/>
        </w:rPr>
        <w:t>Identity, and Fandom in Football,</w:t>
      </w:r>
      <w:r w:rsidR="009E26AC" w:rsidRPr="00434D4C">
        <w:rPr>
          <w:rFonts w:ascii="Georgia" w:eastAsia="Times New Roman" w:hAnsi="Georgia" w:cs="Arial"/>
          <w:sz w:val="24"/>
          <w:szCs w:val="24"/>
        </w:rPr>
        <w:t> </w:t>
      </w:r>
      <w:r>
        <w:rPr>
          <w:rFonts w:ascii="Georgia" w:eastAsia="Times New Roman" w:hAnsi="Georgia" w:cs="Arial"/>
          <w:sz w:val="24"/>
          <w:szCs w:val="24"/>
        </w:rPr>
        <w:t xml:space="preserve">edited by </w:t>
      </w:r>
      <w:r w:rsidR="009E26AC" w:rsidRPr="00434D4C">
        <w:rPr>
          <w:rFonts w:ascii="Georgia" w:eastAsia="Times New Roman" w:hAnsi="Georgia" w:cs="Arial"/>
          <w:sz w:val="24"/>
          <w:szCs w:val="24"/>
        </w:rPr>
        <w:t>A</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Brown, </w:t>
      </w:r>
      <w:r w:rsidRPr="00434D4C">
        <w:rPr>
          <w:rFonts w:ascii="Georgia" w:eastAsia="Times New Roman" w:hAnsi="Georgia" w:cs="Arial"/>
          <w:sz w:val="24"/>
          <w:szCs w:val="24"/>
        </w:rPr>
        <w:t>168-202</w:t>
      </w:r>
      <w:r>
        <w:rPr>
          <w:rFonts w:ascii="Georgia" w:eastAsia="Times New Roman" w:hAnsi="Georgia" w:cs="Arial"/>
          <w:sz w:val="24"/>
          <w:szCs w:val="24"/>
        </w:rPr>
        <w:t>. Psychology Press</w:t>
      </w:r>
      <w:r w:rsidR="009E26AC" w:rsidRPr="00434D4C">
        <w:rPr>
          <w:rFonts w:ascii="Georgia" w:eastAsia="Times New Roman" w:hAnsi="Georgia" w:cs="Arial"/>
          <w:sz w:val="24"/>
          <w:szCs w:val="24"/>
        </w:rPr>
        <w:t>.</w:t>
      </w:r>
    </w:p>
    <w:p w14:paraId="6172ED8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Bever, </w:t>
      </w:r>
      <w:r w:rsidR="00217456">
        <w:rPr>
          <w:rFonts w:ascii="Georgia" w:eastAsia="Times New Roman" w:hAnsi="Georgia" w:cs="Arial"/>
          <w:sz w:val="24"/>
          <w:szCs w:val="24"/>
        </w:rPr>
        <w:t>M.</w:t>
      </w:r>
      <w:r w:rsidRPr="00434D4C">
        <w:rPr>
          <w:rFonts w:ascii="Georgia" w:eastAsia="Times New Roman" w:hAnsi="Georgia" w:cs="Arial"/>
          <w:sz w:val="24"/>
          <w:szCs w:val="24"/>
        </w:rPr>
        <w:t xml:space="preserve"> L. </w:t>
      </w:r>
      <w:r w:rsidR="00217456">
        <w:rPr>
          <w:rFonts w:ascii="Georgia" w:eastAsia="Times New Roman" w:hAnsi="Georgia" w:cs="Arial"/>
          <w:sz w:val="24"/>
          <w:szCs w:val="24"/>
        </w:rPr>
        <w:t xml:space="preserve">2011. </w:t>
      </w:r>
      <w:r w:rsidRPr="00434D4C">
        <w:rPr>
          <w:rFonts w:ascii="Georgia" w:eastAsia="Times New Roman" w:hAnsi="Georgia" w:cs="Arial"/>
          <w:sz w:val="24"/>
          <w:szCs w:val="24"/>
        </w:rPr>
        <w:t>Fuzzy Memories: College Mascots and the Struggle to Find Appropriate Legacies of the Civil War.</w:t>
      </w:r>
      <w:r w:rsidRPr="00434D4C">
        <w:rPr>
          <w:rFonts w:ascii="Georgia" w:eastAsia="Times New Roman" w:hAnsi="Georgia" w:cs="Times"/>
          <w:i/>
          <w:iCs/>
          <w:sz w:val="24"/>
          <w:szCs w:val="24"/>
        </w:rPr>
        <w:t> Journal of Sport History</w:t>
      </w:r>
      <w:r w:rsidRPr="00434D4C">
        <w:rPr>
          <w:rFonts w:ascii="Georgia" w:eastAsia="Times New Roman" w:hAnsi="Georgia" w:cs="Arial"/>
          <w:sz w:val="24"/>
          <w:szCs w:val="24"/>
        </w:rPr>
        <w:t> 38 (</w:t>
      </w:r>
      <w:r w:rsidR="00217456" w:rsidRPr="00434D4C">
        <w:rPr>
          <w:rFonts w:ascii="Georgia" w:eastAsia="Times New Roman" w:hAnsi="Georgia" w:cs="Arial"/>
          <w:sz w:val="24"/>
          <w:szCs w:val="24"/>
        </w:rPr>
        <w:t>3</w:t>
      </w:r>
      <w:r w:rsidRPr="00434D4C">
        <w:rPr>
          <w:rFonts w:ascii="Georgia" w:eastAsia="Times New Roman" w:hAnsi="Georgia" w:cs="Arial"/>
          <w:sz w:val="24"/>
          <w:szCs w:val="24"/>
        </w:rPr>
        <w:t>): 447-463.</w:t>
      </w:r>
    </w:p>
    <w:p w14:paraId="11104F7C"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Bohland</w:t>
      </w:r>
      <w:proofErr w:type="spellEnd"/>
      <w:r w:rsidRPr="00434D4C">
        <w:rPr>
          <w:rFonts w:ascii="Georgia" w:eastAsia="Times New Roman" w:hAnsi="Georgia" w:cs="Arial"/>
          <w:sz w:val="24"/>
          <w:szCs w:val="24"/>
        </w:rPr>
        <w:t>, J</w:t>
      </w:r>
      <w:r w:rsidR="00217456">
        <w:rPr>
          <w:rFonts w:ascii="Georgia" w:eastAsia="Times New Roman" w:hAnsi="Georgia" w:cs="Arial"/>
          <w:sz w:val="24"/>
          <w:szCs w:val="24"/>
        </w:rPr>
        <w:t>.</w:t>
      </w:r>
      <w:r w:rsidRPr="00434D4C">
        <w:rPr>
          <w:rFonts w:ascii="Georgia" w:eastAsia="Times New Roman" w:hAnsi="Georgia" w:cs="Arial"/>
          <w:sz w:val="24"/>
          <w:szCs w:val="24"/>
        </w:rPr>
        <w:t xml:space="preserve"> D. </w:t>
      </w:r>
      <w:r w:rsidR="00217456" w:rsidRPr="00434D4C">
        <w:rPr>
          <w:rFonts w:ascii="Georgia" w:eastAsia="Times New Roman" w:hAnsi="Georgia" w:cs="Arial"/>
          <w:sz w:val="24"/>
          <w:szCs w:val="24"/>
        </w:rPr>
        <w:t>2013</w:t>
      </w:r>
      <w:r w:rsidR="00217456">
        <w:rPr>
          <w:rFonts w:ascii="Georgia" w:eastAsia="Times New Roman" w:hAnsi="Georgia" w:cs="Arial"/>
          <w:sz w:val="24"/>
          <w:szCs w:val="24"/>
        </w:rPr>
        <w:t xml:space="preserve">. </w:t>
      </w:r>
      <w:r w:rsidRPr="00434D4C">
        <w:rPr>
          <w:rFonts w:ascii="Georgia" w:eastAsia="Times New Roman" w:hAnsi="Georgia" w:cs="Arial"/>
          <w:sz w:val="24"/>
          <w:szCs w:val="24"/>
        </w:rPr>
        <w:t xml:space="preserve">Look </w:t>
      </w:r>
      <w:r w:rsidR="00217456">
        <w:rPr>
          <w:rFonts w:ascii="Georgia" w:eastAsia="Times New Roman" w:hAnsi="Georgia" w:cs="Arial"/>
          <w:sz w:val="24"/>
          <w:szCs w:val="24"/>
        </w:rPr>
        <w:t>A</w:t>
      </w:r>
      <w:r w:rsidRPr="00434D4C">
        <w:rPr>
          <w:rFonts w:ascii="Georgia" w:eastAsia="Times New Roman" w:hAnsi="Georgia" w:cs="Arial"/>
          <w:sz w:val="24"/>
          <w:szCs w:val="24"/>
        </w:rPr>
        <w:t xml:space="preserve">way, </w:t>
      </w:r>
      <w:r w:rsidR="00217456">
        <w:rPr>
          <w:rFonts w:ascii="Georgia" w:eastAsia="Times New Roman" w:hAnsi="Georgia" w:cs="Arial"/>
          <w:sz w:val="24"/>
          <w:szCs w:val="24"/>
        </w:rPr>
        <w:t>L</w:t>
      </w:r>
      <w:r w:rsidRPr="00434D4C">
        <w:rPr>
          <w:rFonts w:ascii="Georgia" w:eastAsia="Times New Roman" w:hAnsi="Georgia" w:cs="Arial"/>
          <w:sz w:val="24"/>
          <w:szCs w:val="24"/>
        </w:rPr>
        <w:t xml:space="preserve">ook </w:t>
      </w:r>
      <w:r w:rsidR="00217456">
        <w:rPr>
          <w:rFonts w:ascii="Georgia" w:eastAsia="Times New Roman" w:hAnsi="Georgia" w:cs="Arial"/>
          <w:sz w:val="24"/>
          <w:szCs w:val="24"/>
        </w:rPr>
        <w:t>A</w:t>
      </w:r>
      <w:r w:rsidRPr="00434D4C">
        <w:rPr>
          <w:rFonts w:ascii="Georgia" w:eastAsia="Times New Roman" w:hAnsi="Georgia" w:cs="Arial"/>
          <w:sz w:val="24"/>
          <w:szCs w:val="24"/>
        </w:rPr>
        <w:t xml:space="preserve">way, </w:t>
      </w:r>
      <w:r w:rsidR="00FD0EA2">
        <w:rPr>
          <w:rFonts w:ascii="Georgia" w:eastAsia="Times New Roman" w:hAnsi="Georgia" w:cs="Arial"/>
          <w:sz w:val="24"/>
          <w:szCs w:val="24"/>
        </w:rPr>
        <w:t>L</w:t>
      </w:r>
      <w:r w:rsidR="00FD0EA2" w:rsidRPr="00434D4C">
        <w:rPr>
          <w:rFonts w:ascii="Georgia" w:eastAsia="Times New Roman" w:hAnsi="Georgia" w:cs="Arial"/>
          <w:sz w:val="24"/>
          <w:szCs w:val="24"/>
        </w:rPr>
        <w:t xml:space="preserve">ook </w:t>
      </w:r>
      <w:r w:rsidR="00FD0EA2">
        <w:rPr>
          <w:rFonts w:ascii="Georgia" w:eastAsia="Times New Roman" w:hAnsi="Georgia" w:cs="Arial"/>
          <w:sz w:val="24"/>
          <w:szCs w:val="24"/>
        </w:rPr>
        <w:t>A</w:t>
      </w:r>
      <w:r w:rsidR="00FD0EA2" w:rsidRPr="00434D4C">
        <w:rPr>
          <w:rFonts w:ascii="Georgia" w:eastAsia="Times New Roman" w:hAnsi="Georgia" w:cs="Arial"/>
          <w:sz w:val="24"/>
          <w:szCs w:val="24"/>
        </w:rPr>
        <w:t xml:space="preserve">way </w:t>
      </w:r>
      <w:r w:rsidRPr="00434D4C">
        <w:rPr>
          <w:rFonts w:ascii="Georgia" w:eastAsia="Times New Roman" w:hAnsi="Georgia" w:cs="Arial"/>
          <w:sz w:val="24"/>
          <w:szCs w:val="24"/>
        </w:rPr>
        <w:t xml:space="preserve">to Lexington: Struggles over </w:t>
      </w:r>
      <w:r w:rsidR="00FD0EA2">
        <w:rPr>
          <w:rFonts w:ascii="Georgia" w:eastAsia="Times New Roman" w:hAnsi="Georgia" w:cs="Arial"/>
          <w:sz w:val="24"/>
          <w:szCs w:val="24"/>
        </w:rPr>
        <w:t>Neo-Confederate N</w:t>
      </w:r>
      <w:r w:rsidRPr="00434D4C">
        <w:rPr>
          <w:rFonts w:ascii="Georgia" w:eastAsia="Times New Roman" w:hAnsi="Georgia" w:cs="Arial"/>
          <w:sz w:val="24"/>
          <w:szCs w:val="24"/>
        </w:rPr>
        <w:t xml:space="preserve">ationalism,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emory, and </w:t>
      </w:r>
      <w:r w:rsidR="00FD0EA2">
        <w:rPr>
          <w:rFonts w:ascii="Georgia" w:eastAsia="Times New Roman" w:hAnsi="Georgia" w:cs="Arial"/>
          <w:sz w:val="24"/>
          <w:szCs w:val="24"/>
        </w:rPr>
        <w:t>Masculinity in a Small Virginia T</w:t>
      </w:r>
      <w:r w:rsidRPr="00434D4C">
        <w:rPr>
          <w:rFonts w:ascii="Georgia" w:eastAsia="Times New Roman" w:hAnsi="Georgia" w:cs="Arial"/>
          <w:sz w:val="24"/>
          <w:szCs w:val="24"/>
        </w:rPr>
        <w:t>own. </w:t>
      </w:r>
      <w:r w:rsidRPr="00434D4C">
        <w:rPr>
          <w:rFonts w:ascii="Georgia" w:eastAsia="Times New Roman" w:hAnsi="Georgia" w:cs="Arial"/>
          <w:i/>
          <w:iCs/>
          <w:sz w:val="24"/>
          <w:szCs w:val="24"/>
          <w:bdr w:val="none" w:sz="0" w:space="0" w:color="auto" w:frame="1"/>
        </w:rPr>
        <w:t>Southeastern Geographer</w:t>
      </w:r>
      <w:r w:rsidR="00FD0EA2">
        <w:rPr>
          <w:rFonts w:ascii="Georgia" w:eastAsia="Times New Roman" w:hAnsi="Georgia" w:cs="Arial"/>
          <w:sz w:val="24"/>
          <w:szCs w:val="24"/>
        </w:rPr>
        <w:t xml:space="preserve"> 53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3</w:t>
      </w:r>
      <w:r w:rsidRPr="00434D4C">
        <w:rPr>
          <w:rFonts w:ascii="Georgia" w:eastAsia="Times New Roman" w:hAnsi="Georgia" w:cs="Arial"/>
          <w:sz w:val="24"/>
          <w:szCs w:val="24"/>
        </w:rPr>
        <w:t>): 267-295.</w:t>
      </w:r>
    </w:p>
    <w:p w14:paraId="39C5F4EE" w14:textId="47132B6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Bonds, A</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and J</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Inwood. </w:t>
      </w:r>
      <w:r w:rsidR="00FD0EA2" w:rsidRPr="00434D4C">
        <w:rPr>
          <w:rFonts w:ascii="Georgia" w:eastAsia="Times New Roman" w:hAnsi="Georgia" w:cs="Arial"/>
          <w:sz w:val="24"/>
          <w:szCs w:val="24"/>
        </w:rPr>
        <w:t>2016</w:t>
      </w:r>
      <w:r w:rsidR="00FD0EA2">
        <w:rPr>
          <w:rFonts w:ascii="Georgia" w:eastAsia="Times New Roman" w:hAnsi="Georgia" w:cs="Arial"/>
          <w:sz w:val="24"/>
          <w:szCs w:val="24"/>
        </w:rPr>
        <w:t>.</w:t>
      </w:r>
      <w:r w:rsidR="00FD0EA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Beyond </w:t>
      </w:r>
      <w:r w:rsidR="00FD0EA2">
        <w:rPr>
          <w:rFonts w:ascii="Georgia" w:eastAsia="Times New Roman" w:hAnsi="Georgia" w:cs="Arial"/>
          <w:sz w:val="24"/>
          <w:szCs w:val="24"/>
        </w:rPr>
        <w:t>White Privilege: Geographies of White S</w:t>
      </w:r>
      <w:r w:rsidRPr="00434D4C">
        <w:rPr>
          <w:rFonts w:ascii="Georgia" w:eastAsia="Times New Roman" w:hAnsi="Georgia" w:cs="Arial"/>
          <w:sz w:val="24"/>
          <w:szCs w:val="24"/>
        </w:rPr>
        <w:t xml:space="preserve">upremacy and </w:t>
      </w:r>
      <w:r w:rsidR="00FD0EA2">
        <w:rPr>
          <w:rFonts w:ascii="Georgia" w:eastAsia="Times New Roman" w:hAnsi="Georgia" w:cs="Arial"/>
          <w:sz w:val="24"/>
          <w:szCs w:val="24"/>
        </w:rPr>
        <w:t>Settler C</w:t>
      </w:r>
      <w:r w:rsidRPr="00434D4C">
        <w:rPr>
          <w:rFonts w:ascii="Georgia" w:eastAsia="Times New Roman" w:hAnsi="Georgia" w:cs="Arial"/>
          <w:sz w:val="24"/>
          <w:szCs w:val="24"/>
        </w:rPr>
        <w:t>olonialism. </w:t>
      </w:r>
      <w:r w:rsidRPr="00434D4C">
        <w:rPr>
          <w:rFonts w:ascii="Georgia" w:eastAsia="Times New Roman" w:hAnsi="Georgia" w:cs="Arial"/>
          <w:i/>
          <w:iCs/>
          <w:sz w:val="24"/>
          <w:szCs w:val="24"/>
          <w:bdr w:val="none" w:sz="0" w:space="0" w:color="auto" w:frame="1"/>
        </w:rPr>
        <w:t>Progress in Human Geography </w:t>
      </w:r>
      <w:r w:rsidR="00FD0EA2">
        <w:rPr>
          <w:rFonts w:ascii="Georgia" w:eastAsia="Times New Roman" w:hAnsi="Georgia" w:cs="Arial"/>
          <w:sz w:val="24"/>
          <w:szCs w:val="24"/>
        </w:rPr>
        <w:t xml:space="preserve">40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6</w:t>
      </w:r>
      <w:r w:rsidRPr="00434D4C">
        <w:rPr>
          <w:rFonts w:ascii="Georgia" w:eastAsia="Times New Roman" w:hAnsi="Georgia" w:cs="Arial"/>
          <w:sz w:val="24"/>
          <w:szCs w:val="24"/>
        </w:rPr>
        <w:t>): 715-733.</w:t>
      </w:r>
    </w:p>
    <w:p w14:paraId="28026117" w14:textId="7C311251" w:rsidR="00720326" w:rsidRDefault="00720326" w:rsidP="00217456">
      <w:pPr>
        <w:spacing w:before="240" w:after="240" w:line="240" w:lineRule="auto"/>
        <w:textAlignment w:val="baseline"/>
        <w:rPr>
          <w:rFonts w:ascii="Georgia" w:eastAsia="Times New Roman" w:hAnsi="Georgia" w:cs="Arial"/>
          <w:sz w:val="24"/>
          <w:szCs w:val="24"/>
        </w:rPr>
      </w:pPr>
      <w:r w:rsidRPr="00720326">
        <w:rPr>
          <w:rFonts w:ascii="Georgia" w:eastAsia="Times New Roman" w:hAnsi="Georgia" w:cs="Arial"/>
          <w:sz w:val="24"/>
          <w:szCs w:val="24"/>
        </w:rPr>
        <w:t>Brasher, J. P. (2019). Contesting the Confederacy: Mobile memory and the making of Black geographies in Brazil. </w:t>
      </w:r>
      <w:r w:rsidRPr="00720326">
        <w:rPr>
          <w:rFonts w:ascii="Georgia" w:eastAsia="Times New Roman" w:hAnsi="Georgia" w:cs="Arial"/>
          <w:i/>
          <w:iCs/>
          <w:sz w:val="24"/>
          <w:szCs w:val="24"/>
        </w:rPr>
        <w:t>FOCUS on Geography</w:t>
      </w:r>
      <w:r w:rsidRPr="00720326">
        <w:rPr>
          <w:rFonts w:ascii="Georgia" w:eastAsia="Times New Roman" w:hAnsi="Georgia" w:cs="Arial"/>
          <w:sz w:val="24"/>
          <w:szCs w:val="24"/>
        </w:rPr>
        <w:t> </w:t>
      </w:r>
      <w:r w:rsidRPr="00720326">
        <w:rPr>
          <w:rFonts w:ascii="Georgia" w:eastAsia="Times New Roman" w:hAnsi="Georgia" w:cs="Arial"/>
          <w:iCs/>
          <w:sz w:val="24"/>
          <w:szCs w:val="24"/>
        </w:rPr>
        <w:t>62</w:t>
      </w:r>
      <w:r w:rsidRPr="00720326">
        <w:rPr>
          <w:rFonts w:ascii="Georgia" w:eastAsia="Times New Roman" w:hAnsi="Georgia" w:cs="Arial"/>
          <w:sz w:val="24"/>
          <w:szCs w:val="24"/>
        </w:rPr>
        <w:t>.</w:t>
      </w:r>
      <w:r>
        <w:rPr>
          <w:rFonts w:ascii="Georgia" w:eastAsia="Times New Roman" w:hAnsi="Georgia" w:cs="Arial"/>
          <w:sz w:val="24"/>
          <w:szCs w:val="24"/>
        </w:rPr>
        <w:t xml:space="preserve"> https://doi.org/</w:t>
      </w:r>
      <w:r w:rsidRPr="00720326">
        <w:rPr>
          <w:rFonts w:ascii="Georgia" w:eastAsia="Times New Roman" w:hAnsi="Georgia" w:cs="Arial"/>
          <w:sz w:val="24"/>
          <w:szCs w:val="24"/>
        </w:rPr>
        <w:t>10.21690/foge/2019.62.8f</w:t>
      </w:r>
    </w:p>
    <w:p w14:paraId="6C44CE01" w14:textId="7E536B12" w:rsidR="002809DC" w:rsidRDefault="002809DC" w:rsidP="00217456">
      <w:pPr>
        <w:spacing w:before="240" w:after="240" w:line="240" w:lineRule="auto"/>
        <w:textAlignment w:val="baseline"/>
        <w:rPr>
          <w:rFonts w:ascii="Georgia" w:eastAsia="Times New Roman" w:hAnsi="Georgia" w:cs="Arial"/>
          <w:sz w:val="24"/>
          <w:szCs w:val="24"/>
        </w:rPr>
      </w:pPr>
      <w:r w:rsidRPr="002809DC">
        <w:rPr>
          <w:rFonts w:ascii="Georgia" w:eastAsia="Times New Roman" w:hAnsi="Georgia" w:cs="Arial"/>
          <w:sz w:val="24"/>
          <w:szCs w:val="24"/>
        </w:rPr>
        <w:t>Brasher, J.</w:t>
      </w:r>
      <w:r>
        <w:rPr>
          <w:rFonts w:ascii="Georgia" w:eastAsia="Times New Roman" w:hAnsi="Georgia" w:cs="Arial"/>
          <w:sz w:val="24"/>
          <w:szCs w:val="24"/>
        </w:rPr>
        <w:t xml:space="preserve"> </w:t>
      </w:r>
      <w:r w:rsidRPr="002809DC">
        <w:rPr>
          <w:rFonts w:ascii="Georgia" w:eastAsia="Times New Roman" w:hAnsi="Georgia" w:cs="Arial"/>
          <w:sz w:val="24"/>
          <w:szCs w:val="24"/>
        </w:rPr>
        <w:t>P., Alderman, D.</w:t>
      </w:r>
      <w:r>
        <w:rPr>
          <w:rFonts w:ascii="Georgia" w:eastAsia="Times New Roman" w:hAnsi="Georgia" w:cs="Arial"/>
          <w:sz w:val="24"/>
          <w:szCs w:val="24"/>
        </w:rPr>
        <w:t xml:space="preserve"> </w:t>
      </w:r>
      <w:r w:rsidRPr="002809DC">
        <w:rPr>
          <w:rFonts w:ascii="Georgia" w:eastAsia="Times New Roman" w:hAnsi="Georgia" w:cs="Arial"/>
          <w:sz w:val="24"/>
          <w:szCs w:val="24"/>
        </w:rPr>
        <w:t>H.</w:t>
      </w:r>
      <w:r>
        <w:rPr>
          <w:rFonts w:ascii="Georgia" w:eastAsia="Times New Roman" w:hAnsi="Georgia" w:cs="Arial"/>
          <w:sz w:val="24"/>
          <w:szCs w:val="24"/>
        </w:rPr>
        <w:t>,</w:t>
      </w:r>
      <w:r w:rsidRPr="002809DC">
        <w:rPr>
          <w:rFonts w:ascii="Georgia" w:eastAsia="Times New Roman" w:hAnsi="Georgia" w:cs="Arial"/>
          <w:sz w:val="24"/>
          <w:szCs w:val="24"/>
        </w:rPr>
        <w:t xml:space="preserve"> and Inwood, J.</w:t>
      </w:r>
      <w:r>
        <w:rPr>
          <w:rFonts w:ascii="Georgia" w:eastAsia="Times New Roman" w:hAnsi="Georgia" w:cs="Arial"/>
          <w:sz w:val="24"/>
          <w:szCs w:val="24"/>
        </w:rPr>
        <w:t xml:space="preserve"> </w:t>
      </w:r>
      <w:r w:rsidRPr="002809DC">
        <w:rPr>
          <w:rFonts w:ascii="Georgia" w:eastAsia="Times New Roman" w:hAnsi="Georgia" w:cs="Arial"/>
          <w:sz w:val="24"/>
          <w:szCs w:val="24"/>
        </w:rPr>
        <w:t>F.</w:t>
      </w:r>
      <w:r>
        <w:rPr>
          <w:rFonts w:ascii="Georgia" w:eastAsia="Times New Roman" w:hAnsi="Georgia" w:cs="Arial"/>
          <w:sz w:val="24"/>
          <w:szCs w:val="24"/>
        </w:rPr>
        <w:t xml:space="preserve"> J.</w:t>
      </w:r>
      <w:r w:rsidRPr="002809DC">
        <w:rPr>
          <w:rFonts w:ascii="Georgia" w:eastAsia="Times New Roman" w:hAnsi="Georgia" w:cs="Arial"/>
          <w:sz w:val="24"/>
          <w:szCs w:val="24"/>
        </w:rPr>
        <w:t xml:space="preserve"> 2017. Applying critical race and memory studies to university place naming controversies: Toward a responsible landscape policy. </w:t>
      </w:r>
      <w:r w:rsidRPr="002809DC">
        <w:rPr>
          <w:rFonts w:ascii="Georgia" w:eastAsia="Times New Roman" w:hAnsi="Georgia" w:cs="Arial"/>
          <w:i/>
          <w:iCs/>
          <w:sz w:val="24"/>
          <w:szCs w:val="24"/>
        </w:rPr>
        <w:t>Papers in Applied Geography</w:t>
      </w:r>
      <w:r w:rsidRPr="002809DC">
        <w:rPr>
          <w:rFonts w:ascii="Georgia" w:eastAsia="Times New Roman" w:hAnsi="Georgia" w:cs="Arial"/>
          <w:sz w:val="24"/>
          <w:szCs w:val="24"/>
        </w:rPr>
        <w:t> </w:t>
      </w:r>
      <w:r w:rsidRPr="00E74B69">
        <w:rPr>
          <w:rFonts w:ascii="Georgia" w:eastAsia="Times New Roman" w:hAnsi="Georgia" w:cs="Arial"/>
          <w:iCs/>
          <w:sz w:val="24"/>
          <w:szCs w:val="24"/>
        </w:rPr>
        <w:t>3</w:t>
      </w:r>
      <w:r w:rsidR="002E6FF8">
        <w:rPr>
          <w:rFonts w:ascii="Georgia" w:eastAsia="Times New Roman" w:hAnsi="Georgia" w:cs="Arial"/>
          <w:sz w:val="24"/>
          <w:szCs w:val="24"/>
        </w:rPr>
        <w:t xml:space="preserve"> </w:t>
      </w:r>
      <w:r w:rsidR="00717749">
        <w:rPr>
          <w:rFonts w:ascii="Georgia" w:eastAsia="Times New Roman" w:hAnsi="Georgia" w:cs="Arial"/>
          <w:sz w:val="24"/>
          <w:szCs w:val="24"/>
        </w:rPr>
        <w:t xml:space="preserve">(3-4): </w:t>
      </w:r>
      <w:r w:rsidRPr="002809DC">
        <w:rPr>
          <w:rFonts w:ascii="Georgia" w:eastAsia="Times New Roman" w:hAnsi="Georgia" w:cs="Arial"/>
          <w:sz w:val="24"/>
          <w:szCs w:val="24"/>
        </w:rPr>
        <w:t>292-307.</w:t>
      </w:r>
      <w:r w:rsidR="00717749">
        <w:rPr>
          <w:rFonts w:ascii="Georgia" w:eastAsia="Times New Roman" w:hAnsi="Georgia" w:cs="Arial"/>
          <w:sz w:val="24"/>
          <w:szCs w:val="24"/>
        </w:rPr>
        <w:t xml:space="preserve"> </w:t>
      </w:r>
      <w:r w:rsidR="00717749" w:rsidRPr="00717749">
        <w:rPr>
          <w:rFonts w:ascii="Georgia" w:eastAsia="Times New Roman" w:hAnsi="Georgia" w:cs="Arial"/>
          <w:sz w:val="24"/>
          <w:szCs w:val="24"/>
        </w:rPr>
        <w:t>https://doi.org/10.1080/23754931.2017.1369892</w:t>
      </w:r>
    </w:p>
    <w:p w14:paraId="7A5220BB" w14:textId="269FE27E" w:rsidR="009E26AC" w:rsidRPr="00434D4C" w:rsidRDefault="00FD0EA2" w:rsidP="00217456">
      <w:pPr>
        <w:spacing w:before="240" w:after="240" w:line="240" w:lineRule="auto"/>
        <w:textAlignment w:val="baseline"/>
        <w:rPr>
          <w:rFonts w:ascii="Georgia" w:eastAsia="Times New Roman" w:hAnsi="Georgia" w:cs="Arial"/>
          <w:sz w:val="24"/>
          <w:szCs w:val="24"/>
        </w:rPr>
      </w:pPr>
      <w:proofErr w:type="spellStart"/>
      <w:r>
        <w:rPr>
          <w:rFonts w:ascii="Georgia" w:eastAsia="Times New Roman" w:hAnsi="Georgia" w:cs="Arial"/>
          <w:sz w:val="24"/>
          <w:szCs w:val="24"/>
        </w:rPr>
        <w:t>Brunn</w:t>
      </w:r>
      <w:proofErr w:type="spellEnd"/>
      <w:r>
        <w:rPr>
          <w:rFonts w:ascii="Georgia" w:eastAsia="Times New Roman" w:hAnsi="Georgia" w:cs="Arial"/>
          <w:sz w:val="24"/>
          <w:szCs w:val="24"/>
        </w:rPr>
        <w:t>, S.</w:t>
      </w:r>
      <w:r w:rsidR="009E26AC" w:rsidRPr="00434D4C">
        <w:rPr>
          <w:rFonts w:ascii="Georgia" w:eastAsia="Times New Roman" w:hAnsi="Georgia" w:cs="Arial"/>
          <w:sz w:val="24"/>
          <w:szCs w:val="24"/>
        </w:rPr>
        <w:t xml:space="preserve"> D., G</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R. Webster, and J. C</w:t>
      </w:r>
      <w:r>
        <w:rPr>
          <w:rFonts w:ascii="Georgia" w:eastAsia="Times New Roman" w:hAnsi="Georgia" w:cs="Arial"/>
          <w:sz w:val="24"/>
          <w:szCs w:val="24"/>
        </w:rPr>
        <w:t xml:space="preserve">. Archer. </w:t>
      </w:r>
      <w:r w:rsidRPr="00434D4C">
        <w:rPr>
          <w:rFonts w:ascii="Georgia" w:eastAsia="Times New Roman" w:hAnsi="Georgia" w:cs="Arial"/>
          <w:sz w:val="24"/>
          <w:szCs w:val="24"/>
        </w:rPr>
        <w:t>2011</w:t>
      </w:r>
      <w:r>
        <w:rPr>
          <w:rFonts w:ascii="Georgia" w:eastAsia="Times New Roman" w:hAnsi="Georgia" w:cs="Arial"/>
          <w:sz w:val="24"/>
          <w:szCs w:val="24"/>
        </w:rPr>
        <w:t xml:space="preserve">. </w:t>
      </w:r>
      <w:r w:rsidR="009E26AC" w:rsidRPr="00434D4C">
        <w:rPr>
          <w:rFonts w:ascii="Georgia" w:eastAsia="Times New Roman" w:hAnsi="Georgia" w:cs="Arial"/>
          <w:sz w:val="24"/>
          <w:szCs w:val="24"/>
        </w:rPr>
        <w:t xml:space="preserve">The Bible Belt in a </w:t>
      </w:r>
      <w:r>
        <w:rPr>
          <w:rFonts w:ascii="Georgia" w:eastAsia="Times New Roman" w:hAnsi="Georgia" w:cs="Arial"/>
          <w:sz w:val="24"/>
          <w:szCs w:val="24"/>
        </w:rPr>
        <w:t>Changing S</w:t>
      </w:r>
      <w:r w:rsidR="009E26AC" w:rsidRPr="00434D4C">
        <w:rPr>
          <w:rFonts w:ascii="Georgia" w:eastAsia="Times New Roman" w:hAnsi="Georgia" w:cs="Arial"/>
          <w:sz w:val="24"/>
          <w:szCs w:val="24"/>
        </w:rPr>
        <w:t xml:space="preserve">outh: Shrinking, </w:t>
      </w:r>
      <w:r>
        <w:rPr>
          <w:rFonts w:ascii="Georgia" w:eastAsia="Times New Roman" w:hAnsi="Georgia" w:cs="Arial"/>
          <w:sz w:val="24"/>
          <w:szCs w:val="24"/>
        </w:rPr>
        <w:t>R</w:t>
      </w:r>
      <w:r w:rsidR="009E26AC" w:rsidRPr="00434D4C">
        <w:rPr>
          <w:rFonts w:ascii="Georgia" w:eastAsia="Times New Roman" w:hAnsi="Georgia" w:cs="Arial"/>
          <w:sz w:val="24"/>
          <w:szCs w:val="24"/>
        </w:rPr>
        <w:t xml:space="preserve">elocating, and </w:t>
      </w:r>
      <w:r>
        <w:rPr>
          <w:rFonts w:ascii="Georgia" w:eastAsia="Times New Roman" w:hAnsi="Georgia" w:cs="Arial"/>
          <w:sz w:val="24"/>
          <w:szCs w:val="24"/>
        </w:rPr>
        <w:t>M</w:t>
      </w:r>
      <w:r w:rsidR="009E26AC" w:rsidRPr="00434D4C">
        <w:rPr>
          <w:rFonts w:ascii="Georgia" w:eastAsia="Times New Roman" w:hAnsi="Georgia" w:cs="Arial"/>
          <w:sz w:val="24"/>
          <w:szCs w:val="24"/>
        </w:rPr>
        <w:t xml:space="preserve">ultiple </w:t>
      </w:r>
      <w:r>
        <w:rPr>
          <w:rFonts w:ascii="Georgia" w:eastAsia="Times New Roman" w:hAnsi="Georgia" w:cs="Arial"/>
          <w:sz w:val="24"/>
          <w:szCs w:val="24"/>
        </w:rPr>
        <w:t>B</w:t>
      </w:r>
      <w:r w:rsidR="009E26AC" w:rsidRPr="00434D4C">
        <w:rPr>
          <w:rFonts w:ascii="Georgia" w:eastAsia="Times New Roman" w:hAnsi="Georgia" w:cs="Arial"/>
          <w:sz w:val="24"/>
          <w:szCs w:val="24"/>
        </w:rPr>
        <w:t>uckles.” </w:t>
      </w:r>
      <w:r w:rsidR="009E26AC" w:rsidRPr="00434D4C">
        <w:rPr>
          <w:rFonts w:ascii="Georgia" w:eastAsia="Times New Roman" w:hAnsi="Georgia" w:cs="Arial"/>
          <w:i/>
          <w:iCs/>
          <w:sz w:val="24"/>
          <w:szCs w:val="24"/>
          <w:bdr w:val="none" w:sz="0" w:space="0" w:color="auto" w:frame="1"/>
        </w:rPr>
        <w:t>Southeastern Geographer</w:t>
      </w:r>
      <w:r>
        <w:rPr>
          <w:rFonts w:ascii="Georgia" w:eastAsia="Times New Roman" w:hAnsi="Georgia" w:cs="Arial"/>
          <w:sz w:val="24"/>
          <w:szCs w:val="24"/>
        </w:rPr>
        <w:t> 51</w:t>
      </w:r>
      <w:r w:rsidR="009E26AC" w:rsidRPr="00434D4C">
        <w:rPr>
          <w:rFonts w:ascii="Georgia" w:eastAsia="Times New Roman" w:hAnsi="Georgia" w:cs="Arial"/>
          <w:sz w:val="24"/>
          <w:szCs w:val="24"/>
        </w:rPr>
        <w:t xml:space="preserve"> (</w:t>
      </w:r>
      <w:r w:rsidRPr="00434D4C">
        <w:rPr>
          <w:rFonts w:ascii="Georgia" w:eastAsia="Times New Roman" w:hAnsi="Georgia" w:cs="Arial"/>
          <w:sz w:val="24"/>
          <w:szCs w:val="24"/>
        </w:rPr>
        <w:t>4</w:t>
      </w:r>
      <w:r w:rsidR="009E26AC" w:rsidRPr="00434D4C">
        <w:rPr>
          <w:rFonts w:ascii="Georgia" w:eastAsia="Times New Roman" w:hAnsi="Georgia" w:cs="Arial"/>
          <w:sz w:val="24"/>
          <w:szCs w:val="24"/>
        </w:rPr>
        <w:t>): 513-549.</w:t>
      </w:r>
    </w:p>
    <w:p w14:paraId="3BBE90B5"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Cooper, C</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A., and H. G</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Knotts. </w:t>
      </w:r>
      <w:r w:rsidR="00FD0EA2" w:rsidRPr="00434D4C">
        <w:rPr>
          <w:rFonts w:ascii="Georgia" w:eastAsia="Times New Roman" w:hAnsi="Georgia" w:cs="Arial"/>
          <w:sz w:val="24"/>
          <w:szCs w:val="24"/>
        </w:rPr>
        <w:t>2017</w:t>
      </w:r>
      <w:r w:rsidR="00FD0EA2">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The Resilience of Southern Identity: Why the South Still Matters in the Minds of Its People</w:t>
      </w:r>
      <w:r w:rsidR="00FD0EA2">
        <w:rPr>
          <w:rFonts w:ascii="Georgia" w:eastAsia="Times New Roman" w:hAnsi="Georgia" w:cs="Arial"/>
          <w:sz w:val="24"/>
          <w:szCs w:val="24"/>
        </w:rPr>
        <w:t>. Chapel Hill, NC: UNC Press Books</w:t>
      </w:r>
      <w:r w:rsidRPr="00434D4C">
        <w:rPr>
          <w:rFonts w:ascii="Georgia" w:eastAsia="Times New Roman" w:hAnsi="Georgia" w:cs="Arial"/>
          <w:sz w:val="24"/>
          <w:szCs w:val="24"/>
        </w:rPr>
        <w:t>.</w:t>
      </w:r>
    </w:p>
    <w:p w14:paraId="2B9611E5" w14:textId="7ED1B32C" w:rsidR="00E40509" w:rsidRDefault="00E40509"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Cooper, J. A.</w:t>
      </w:r>
      <w:r w:rsidRPr="00E40509">
        <w:rPr>
          <w:rFonts w:ascii="Georgia" w:eastAsia="Times New Roman" w:hAnsi="Georgia" w:cs="Arial"/>
          <w:sz w:val="24"/>
          <w:szCs w:val="24"/>
        </w:rPr>
        <w:t xml:space="preserve"> 2020. Making orange green? A critical carbon footprinting of Tennessee football gameday tourism. </w:t>
      </w:r>
      <w:r w:rsidRPr="00E40509">
        <w:rPr>
          <w:rFonts w:ascii="Georgia" w:eastAsia="Times New Roman" w:hAnsi="Georgia" w:cs="Arial"/>
          <w:i/>
          <w:iCs/>
          <w:sz w:val="24"/>
          <w:szCs w:val="24"/>
        </w:rPr>
        <w:t>Journal of Sport &amp; Tourism</w:t>
      </w:r>
      <w:r w:rsidR="008B1894">
        <w:rPr>
          <w:rFonts w:ascii="Georgia" w:eastAsia="Times New Roman" w:hAnsi="Georgia" w:cs="Arial"/>
          <w:i/>
          <w:iCs/>
          <w:sz w:val="24"/>
          <w:szCs w:val="24"/>
        </w:rPr>
        <w:t xml:space="preserve"> </w:t>
      </w:r>
      <w:r w:rsidR="008B1894">
        <w:rPr>
          <w:rFonts w:ascii="Georgia" w:eastAsia="Times New Roman" w:hAnsi="Georgia" w:cs="Arial"/>
          <w:iCs/>
          <w:sz w:val="24"/>
          <w:szCs w:val="24"/>
        </w:rPr>
        <w:t>24 (1): 31-51</w:t>
      </w:r>
      <w:r w:rsidRPr="00E40509">
        <w:rPr>
          <w:rFonts w:ascii="Georgia" w:eastAsia="Times New Roman" w:hAnsi="Georgia" w:cs="Arial"/>
          <w:sz w:val="24"/>
          <w:szCs w:val="24"/>
        </w:rPr>
        <w:t>.</w:t>
      </w:r>
      <w:r>
        <w:rPr>
          <w:rFonts w:ascii="Georgia" w:eastAsia="Times New Roman" w:hAnsi="Georgia" w:cs="Arial"/>
          <w:sz w:val="24"/>
          <w:szCs w:val="24"/>
        </w:rPr>
        <w:t xml:space="preserve"> </w:t>
      </w:r>
      <w:r w:rsidR="00720326" w:rsidRPr="00717749">
        <w:rPr>
          <w:rFonts w:ascii="Georgia" w:eastAsia="Times New Roman" w:hAnsi="Georgia" w:cs="Arial"/>
          <w:sz w:val="24"/>
          <w:szCs w:val="24"/>
        </w:rPr>
        <w:t>https://doi.org/</w:t>
      </w:r>
      <w:hyperlink r:id="rId202" w:history="1">
        <w:r w:rsidRPr="00720326">
          <w:rPr>
            <w:rStyle w:val="Hyperlink"/>
            <w:rFonts w:ascii="Georgia" w:eastAsia="Times New Roman" w:hAnsi="Georgia" w:cs="Arial"/>
            <w:color w:val="auto"/>
            <w:sz w:val="24"/>
            <w:szCs w:val="24"/>
            <w:u w:val="none"/>
          </w:rPr>
          <w:t>10.1080/14775085.2020.1726802</w:t>
        </w:r>
      </w:hyperlink>
    </w:p>
    <w:p w14:paraId="54CF65C0" w14:textId="18107916" w:rsidR="00720326" w:rsidRDefault="00720326" w:rsidP="00217456">
      <w:pPr>
        <w:spacing w:before="240" w:after="240" w:line="240" w:lineRule="auto"/>
        <w:textAlignment w:val="baseline"/>
        <w:rPr>
          <w:rFonts w:ascii="Georgia" w:eastAsia="Times New Roman" w:hAnsi="Georgia" w:cs="Arial"/>
          <w:sz w:val="24"/>
          <w:szCs w:val="24"/>
        </w:rPr>
      </w:pPr>
      <w:r w:rsidRPr="00720326">
        <w:rPr>
          <w:rFonts w:ascii="Georgia" w:eastAsia="Times New Roman" w:hAnsi="Georgia" w:cs="Arial"/>
          <w:sz w:val="24"/>
          <w:szCs w:val="24"/>
        </w:rPr>
        <w:lastRenderedPageBreak/>
        <w:t>Cooper, J. A., &amp; Alderman, D. H. (2020). Cancelling March Madness exposes opportunities for a more sustainable sports tourism economy. </w:t>
      </w:r>
      <w:r w:rsidRPr="00720326">
        <w:rPr>
          <w:rFonts w:ascii="Georgia" w:eastAsia="Times New Roman" w:hAnsi="Georgia" w:cs="Arial"/>
          <w:i/>
          <w:iCs/>
          <w:sz w:val="24"/>
          <w:szCs w:val="24"/>
        </w:rPr>
        <w:t>Tourism Geographies</w:t>
      </w:r>
      <w:r>
        <w:rPr>
          <w:rFonts w:ascii="Georgia" w:eastAsia="Times New Roman" w:hAnsi="Georgia" w:cs="Arial"/>
          <w:i/>
          <w:iCs/>
          <w:sz w:val="24"/>
          <w:szCs w:val="24"/>
        </w:rPr>
        <w:t xml:space="preserve"> </w:t>
      </w:r>
      <w:r>
        <w:rPr>
          <w:rFonts w:ascii="Georgia" w:eastAsia="Times New Roman" w:hAnsi="Georgia" w:cs="Arial"/>
          <w:iCs/>
          <w:sz w:val="24"/>
          <w:szCs w:val="24"/>
        </w:rPr>
        <w:t>22 (3):</w:t>
      </w:r>
      <w:r w:rsidRPr="00720326">
        <w:rPr>
          <w:rFonts w:ascii="Georgia" w:eastAsia="Times New Roman" w:hAnsi="Georgia" w:cs="Arial"/>
          <w:sz w:val="24"/>
          <w:szCs w:val="24"/>
        </w:rPr>
        <w:t xml:space="preserve"> </w:t>
      </w:r>
      <w:r>
        <w:rPr>
          <w:rFonts w:ascii="Georgia" w:eastAsia="Times New Roman" w:hAnsi="Georgia" w:cs="Arial"/>
          <w:sz w:val="24"/>
          <w:szCs w:val="24"/>
        </w:rPr>
        <w:t>525</w:t>
      </w:r>
      <w:r w:rsidRPr="00720326">
        <w:rPr>
          <w:rFonts w:ascii="Georgia" w:eastAsia="Times New Roman" w:hAnsi="Georgia" w:cs="Arial"/>
          <w:sz w:val="24"/>
          <w:szCs w:val="24"/>
        </w:rPr>
        <w:t>-</w:t>
      </w:r>
      <w:r>
        <w:rPr>
          <w:rFonts w:ascii="Georgia" w:eastAsia="Times New Roman" w:hAnsi="Georgia" w:cs="Arial"/>
          <w:sz w:val="24"/>
          <w:szCs w:val="24"/>
        </w:rPr>
        <w:t>535</w:t>
      </w:r>
      <w:r w:rsidRPr="00720326">
        <w:rPr>
          <w:rFonts w:ascii="Georgia" w:eastAsia="Times New Roman" w:hAnsi="Georgia" w:cs="Arial"/>
          <w:sz w:val="24"/>
          <w:szCs w:val="24"/>
        </w:rPr>
        <w:t>.</w:t>
      </w:r>
      <w:r>
        <w:rPr>
          <w:rFonts w:ascii="Georgia" w:eastAsia="Times New Roman" w:hAnsi="Georgia" w:cs="Arial"/>
          <w:sz w:val="24"/>
          <w:szCs w:val="24"/>
        </w:rPr>
        <w:t xml:space="preserve"> </w:t>
      </w:r>
      <w:r w:rsidRPr="00720326">
        <w:rPr>
          <w:rFonts w:ascii="Georgia" w:eastAsia="Times New Roman" w:hAnsi="Georgia" w:cs="Arial"/>
          <w:sz w:val="24"/>
          <w:szCs w:val="24"/>
        </w:rPr>
        <w:t>https://doi.org/10.1080/14616688.2020.1759135</w:t>
      </w:r>
    </w:p>
    <w:p w14:paraId="18C24374" w14:textId="337F65DF"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Dillette</w:t>
      </w:r>
      <w:proofErr w:type="spellEnd"/>
      <w:r w:rsidRPr="00434D4C">
        <w:rPr>
          <w:rFonts w:ascii="Georgia" w:eastAsia="Times New Roman" w:hAnsi="Georgia" w:cs="Arial"/>
          <w:sz w:val="24"/>
          <w:szCs w:val="24"/>
        </w:rPr>
        <w:t>, A</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K., S</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Benjamin, and C</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Carpenter. </w:t>
      </w:r>
      <w:r w:rsidR="00810369" w:rsidRPr="00434D4C">
        <w:rPr>
          <w:rFonts w:ascii="Georgia" w:eastAsia="Times New Roman" w:hAnsi="Georgia" w:cs="Arial"/>
          <w:sz w:val="24"/>
          <w:szCs w:val="24"/>
        </w:rPr>
        <w:t>201</w:t>
      </w:r>
      <w:r w:rsidR="00810369">
        <w:rPr>
          <w:rFonts w:ascii="Georgia" w:eastAsia="Times New Roman" w:hAnsi="Georgia" w:cs="Arial"/>
          <w:sz w:val="24"/>
          <w:szCs w:val="24"/>
        </w:rPr>
        <w:t>9</w:t>
      </w:r>
      <w:r w:rsidR="00FD0EA2">
        <w:rPr>
          <w:rFonts w:ascii="Georgia" w:eastAsia="Times New Roman" w:hAnsi="Georgia" w:cs="Arial"/>
          <w:sz w:val="24"/>
          <w:szCs w:val="24"/>
        </w:rPr>
        <w:t>.</w:t>
      </w:r>
      <w:r w:rsidR="00FD0EA2" w:rsidRPr="00434D4C">
        <w:rPr>
          <w:rFonts w:ascii="Georgia" w:eastAsia="Times New Roman" w:hAnsi="Georgia" w:cs="Arial"/>
          <w:sz w:val="24"/>
          <w:szCs w:val="24"/>
        </w:rPr>
        <w:t xml:space="preserve"> </w:t>
      </w:r>
      <w:r w:rsidRPr="00434D4C">
        <w:rPr>
          <w:rFonts w:ascii="Georgia" w:eastAsia="Times New Roman" w:hAnsi="Georgia" w:cs="Arial"/>
          <w:sz w:val="24"/>
          <w:szCs w:val="24"/>
        </w:rPr>
        <w:t>Tweeting the Black Travel Experience: Social Media Counternarrative Stories as Innovative I</w:t>
      </w:r>
      <w:r w:rsidR="00FD0EA2">
        <w:rPr>
          <w:rFonts w:ascii="Georgia" w:eastAsia="Times New Roman" w:hAnsi="Georgia" w:cs="Arial"/>
          <w:sz w:val="24"/>
          <w:szCs w:val="24"/>
        </w:rPr>
        <w:t>nsight on #TravelingWhileBlack.</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Travel Research</w:t>
      </w:r>
      <w:r w:rsidRPr="00434D4C">
        <w:rPr>
          <w:rFonts w:ascii="Georgia" w:eastAsia="Times New Roman" w:hAnsi="Georgia" w:cs="Arial"/>
          <w:sz w:val="24"/>
          <w:szCs w:val="24"/>
        </w:rPr>
        <w:t> </w:t>
      </w:r>
      <w:r w:rsidR="00810369">
        <w:rPr>
          <w:rFonts w:ascii="Georgia" w:eastAsia="Times New Roman" w:hAnsi="Georgia" w:cs="Arial"/>
          <w:sz w:val="24"/>
          <w:szCs w:val="24"/>
        </w:rPr>
        <w:t xml:space="preserve">58 (8): 1357-1372. </w:t>
      </w:r>
      <w:r w:rsidR="00720326" w:rsidRPr="00717749">
        <w:rPr>
          <w:rFonts w:ascii="Georgia" w:eastAsia="Times New Roman" w:hAnsi="Georgia" w:cs="Arial"/>
          <w:sz w:val="24"/>
          <w:szCs w:val="24"/>
        </w:rPr>
        <w:t>https://doi.org/</w:t>
      </w:r>
      <w:r w:rsidR="00FD0EA2">
        <w:rPr>
          <w:rFonts w:ascii="Georgia" w:eastAsia="Times New Roman" w:hAnsi="Georgia" w:cs="Arial"/>
          <w:sz w:val="24"/>
          <w:szCs w:val="24"/>
        </w:rPr>
        <w:t>10.1177</w:t>
      </w:r>
      <w:r w:rsidR="00FD0EA2" w:rsidRPr="00217456">
        <w:rPr>
          <w:rFonts w:ascii="Georgia" w:eastAsia="Times New Roman" w:hAnsi="Georgia" w:cs="Arial"/>
          <w:sz w:val="24"/>
          <w:szCs w:val="24"/>
        </w:rPr>
        <w:t>/</w:t>
      </w:r>
      <w:r w:rsidRPr="00434D4C">
        <w:rPr>
          <w:rFonts w:ascii="Georgia" w:eastAsia="Times New Roman" w:hAnsi="Georgia" w:cs="Arial"/>
          <w:sz w:val="24"/>
          <w:szCs w:val="24"/>
        </w:rPr>
        <w:t>0047287518802087.</w:t>
      </w:r>
    </w:p>
    <w:p w14:paraId="6FA2687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Djamba</w:t>
      </w:r>
      <w:proofErr w:type="spellEnd"/>
      <w:r w:rsidRPr="00434D4C">
        <w:rPr>
          <w:rFonts w:ascii="Georgia" w:eastAsia="Times New Roman" w:hAnsi="Georgia" w:cs="Arial"/>
          <w:sz w:val="24"/>
          <w:szCs w:val="24"/>
        </w:rPr>
        <w:t>, Y</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K., and S</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R. </w:t>
      </w:r>
      <w:proofErr w:type="spellStart"/>
      <w:r w:rsidRPr="00434D4C">
        <w:rPr>
          <w:rFonts w:ascii="Georgia" w:eastAsia="Times New Roman" w:hAnsi="Georgia" w:cs="Arial"/>
          <w:sz w:val="24"/>
          <w:szCs w:val="24"/>
        </w:rPr>
        <w:t>Kimuna</w:t>
      </w:r>
      <w:proofErr w:type="spellEnd"/>
      <w:r w:rsidRPr="00434D4C">
        <w:rPr>
          <w:rFonts w:ascii="Georgia" w:eastAsia="Times New Roman" w:hAnsi="Georgia" w:cs="Arial"/>
          <w:sz w:val="24"/>
          <w:szCs w:val="24"/>
        </w:rPr>
        <w:t xml:space="preserve">. </w:t>
      </w:r>
      <w:r w:rsidR="00FD0EA2" w:rsidRPr="00434D4C">
        <w:rPr>
          <w:rFonts w:ascii="Georgia" w:eastAsia="Times New Roman" w:hAnsi="Georgia" w:cs="Arial"/>
          <w:sz w:val="24"/>
          <w:szCs w:val="24"/>
        </w:rPr>
        <w:t>2014</w:t>
      </w:r>
      <w:r w:rsidR="00FD0EA2">
        <w:rPr>
          <w:rFonts w:ascii="Georgia" w:eastAsia="Times New Roman" w:hAnsi="Georgia" w:cs="Arial"/>
          <w:sz w:val="24"/>
          <w:szCs w:val="24"/>
        </w:rPr>
        <w:t>. Are Americans Really in Favor of I</w:t>
      </w:r>
      <w:r w:rsidRPr="00434D4C">
        <w:rPr>
          <w:rFonts w:ascii="Georgia" w:eastAsia="Times New Roman" w:hAnsi="Georgia" w:cs="Arial"/>
          <w:sz w:val="24"/>
          <w:szCs w:val="24"/>
        </w:rPr>
        <w:t xml:space="preserve">nterracial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arriage? A </w:t>
      </w:r>
      <w:r w:rsidR="00FD0EA2">
        <w:rPr>
          <w:rFonts w:ascii="Georgia" w:eastAsia="Times New Roman" w:hAnsi="Georgia" w:cs="Arial"/>
          <w:sz w:val="24"/>
          <w:szCs w:val="24"/>
        </w:rPr>
        <w:t>C</w:t>
      </w:r>
      <w:r w:rsidRPr="00434D4C">
        <w:rPr>
          <w:rFonts w:ascii="Georgia" w:eastAsia="Times New Roman" w:hAnsi="Georgia" w:cs="Arial"/>
          <w:sz w:val="24"/>
          <w:szCs w:val="24"/>
        </w:rPr>
        <w:t xml:space="preserve">loser </w:t>
      </w:r>
      <w:r w:rsidR="00FD0EA2">
        <w:rPr>
          <w:rFonts w:ascii="Georgia" w:eastAsia="Times New Roman" w:hAnsi="Georgia" w:cs="Arial"/>
          <w:sz w:val="24"/>
          <w:szCs w:val="24"/>
        </w:rPr>
        <w:t>Look at w</w:t>
      </w:r>
      <w:r w:rsidRPr="00434D4C">
        <w:rPr>
          <w:rFonts w:ascii="Georgia" w:eastAsia="Times New Roman" w:hAnsi="Georgia" w:cs="Arial"/>
          <w:sz w:val="24"/>
          <w:szCs w:val="24"/>
        </w:rPr>
        <w:t xml:space="preserve">hen they are </w:t>
      </w:r>
      <w:r w:rsidR="00FD0EA2">
        <w:rPr>
          <w:rFonts w:ascii="Georgia" w:eastAsia="Times New Roman" w:hAnsi="Georgia" w:cs="Arial"/>
          <w:sz w:val="24"/>
          <w:szCs w:val="24"/>
        </w:rPr>
        <w:t>A</w:t>
      </w:r>
      <w:r w:rsidRPr="00434D4C">
        <w:rPr>
          <w:rFonts w:ascii="Georgia" w:eastAsia="Times New Roman" w:hAnsi="Georgia" w:cs="Arial"/>
          <w:sz w:val="24"/>
          <w:szCs w:val="24"/>
        </w:rPr>
        <w:t xml:space="preserve">sked about </w:t>
      </w:r>
      <w:r w:rsidR="00FD0EA2">
        <w:rPr>
          <w:rFonts w:ascii="Georgia" w:eastAsia="Times New Roman" w:hAnsi="Georgia" w:cs="Arial"/>
          <w:sz w:val="24"/>
          <w:szCs w:val="24"/>
        </w:rPr>
        <w:t>Black-W</w:t>
      </w:r>
      <w:r w:rsidRPr="00434D4C">
        <w:rPr>
          <w:rFonts w:ascii="Georgia" w:eastAsia="Times New Roman" w:hAnsi="Georgia" w:cs="Arial"/>
          <w:sz w:val="24"/>
          <w:szCs w:val="24"/>
        </w:rPr>
        <w:t xml:space="preserve">hite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arriage for their </w:t>
      </w:r>
      <w:r w:rsidR="00FD0EA2">
        <w:rPr>
          <w:rFonts w:ascii="Georgia" w:eastAsia="Times New Roman" w:hAnsi="Georgia" w:cs="Arial"/>
          <w:sz w:val="24"/>
          <w:szCs w:val="24"/>
        </w:rPr>
        <w:t>R</w:t>
      </w:r>
      <w:r w:rsidRPr="00434D4C">
        <w:rPr>
          <w:rFonts w:ascii="Georgia" w:eastAsia="Times New Roman" w:hAnsi="Georgia" w:cs="Arial"/>
          <w:sz w:val="24"/>
          <w:szCs w:val="24"/>
        </w:rPr>
        <w:t>elatives.” </w:t>
      </w:r>
      <w:r w:rsidRPr="00434D4C">
        <w:rPr>
          <w:rFonts w:ascii="Georgia" w:eastAsia="Times New Roman" w:hAnsi="Georgia" w:cs="Arial"/>
          <w:i/>
          <w:iCs/>
          <w:sz w:val="24"/>
          <w:szCs w:val="24"/>
          <w:bdr w:val="none" w:sz="0" w:space="0" w:color="auto" w:frame="1"/>
        </w:rPr>
        <w:t>Journal of Black Studies</w:t>
      </w:r>
      <w:r w:rsidRPr="00434D4C">
        <w:rPr>
          <w:rFonts w:ascii="Georgia" w:eastAsia="Times New Roman" w:hAnsi="Georgia" w:cs="Arial"/>
          <w:sz w:val="24"/>
          <w:szCs w:val="24"/>
        </w:rPr>
        <w:t> 45</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6</w:t>
      </w:r>
      <w:r w:rsidRPr="00434D4C">
        <w:rPr>
          <w:rFonts w:ascii="Georgia" w:eastAsia="Times New Roman" w:hAnsi="Georgia" w:cs="Arial"/>
          <w:sz w:val="24"/>
          <w:szCs w:val="24"/>
        </w:rPr>
        <w:t>): 528-544.</w:t>
      </w:r>
    </w:p>
    <w:p w14:paraId="448FA22F"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Epley, N</w:t>
      </w:r>
      <w:r w:rsidR="00FD0EA2">
        <w:rPr>
          <w:rFonts w:ascii="Georgia" w:eastAsia="Times New Roman" w:hAnsi="Georgia" w:cs="Arial"/>
          <w:sz w:val="24"/>
          <w:szCs w:val="24"/>
        </w:rPr>
        <w:t>.</w:t>
      </w:r>
      <w:r w:rsidRPr="00434D4C">
        <w:rPr>
          <w:rFonts w:ascii="Georgia" w:eastAsia="Times New Roman" w:hAnsi="Georgia" w:cs="Arial"/>
          <w:sz w:val="24"/>
          <w:szCs w:val="24"/>
        </w:rPr>
        <w:t>, J</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Schroeder, and A</w:t>
      </w:r>
      <w:r w:rsidR="00FD0EA2">
        <w:rPr>
          <w:rFonts w:ascii="Georgia" w:eastAsia="Times New Roman" w:hAnsi="Georgia" w:cs="Arial"/>
          <w:sz w:val="24"/>
          <w:szCs w:val="24"/>
        </w:rPr>
        <w:t xml:space="preserve">. </w:t>
      </w:r>
      <w:proofErr w:type="spellStart"/>
      <w:r w:rsidR="00FD0EA2">
        <w:rPr>
          <w:rFonts w:ascii="Georgia" w:eastAsia="Times New Roman" w:hAnsi="Georgia" w:cs="Arial"/>
          <w:sz w:val="24"/>
          <w:szCs w:val="24"/>
        </w:rPr>
        <w:t>Waytz</w:t>
      </w:r>
      <w:proofErr w:type="spellEnd"/>
      <w:r w:rsidR="00FD0EA2">
        <w:rPr>
          <w:rFonts w:ascii="Georgia" w:eastAsia="Times New Roman" w:hAnsi="Georgia" w:cs="Arial"/>
          <w:sz w:val="24"/>
          <w:szCs w:val="24"/>
        </w:rPr>
        <w:t xml:space="preserve">. </w:t>
      </w:r>
      <w:r w:rsidR="00FD0EA2" w:rsidRPr="00434D4C">
        <w:rPr>
          <w:rFonts w:ascii="Georgia" w:eastAsia="Times New Roman" w:hAnsi="Georgia" w:cs="Arial"/>
          <w:sz w:val="24"/>
          <w:szCs w:val="24"/>
        </w:rPr>
        <w:t>2013</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Motivated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ind </w:t>
      </w:r>
      <w:r w:rsidR="00FD0EA2">
        <w:rPr>
          <w:rFonts w:ascii="Georgia" w:eastAsia="Times New Roman" w:hAnsi="Georgia" w:cs="Arial"/>
          <w:sz w:val="24"/>
          <w:szCs w:val="24"/>
        </w:rPr>
        <w:t>P</w:t>
      </w:r>
      <w:r w:rsidRPr="00434D4C">
        <w:rPr>
          <w:rFonts w:ascii="Georgia" w:eastAsia="Times New Roman" w:hAnsi="Georgia" w:cs="Arial"/>
          <w:sz w:val="24"/>
          <w:szCs w:val="24"/>
        </w:rPr>
        <w:t xml:space="preserve">erception: Treating </w:t>
      </w:r>
      <w:r w:rsidR="00FD0EA2">
        <w:rPr>
          <w:rFonts w:ascii="Georgia" w:eastAsia="Times New Roman" w:hAnsi="Georgia" w:cs="Arial"/>
          <w:sz w:val="24"/>
          <w:szCs w:val="24"/>
        </w:rPr>
        <w:t>P</w:t>
      </w:r>
      <w:r w:rsidRPr="00434D4C">
        <w:rPr>
          <w:rFonts w:ascii="Georgia" w:eastAsia="Times New Roman" w:hAnsi="Georgia" w:cs="Arial"/>
          <w:sz w:val="24"/>
          <w:szCs w:val="24"/>
        </w:rPr>
        <w:t xml:space="preserve">ets as </w:t>
      </w:r>
      <w:r w:rsidR="00FD0EA2">
        <w:rPr>
          <w:rFonts w:ascii="Georgia" w:eastAsia="Times New Roman" w:hAnsi="Georgia" w:cs="Arial"/>
          <w:sz w:val="24"/>
          <w:szCs w:val="24"/>
        </w:rPr>
        <w:t>People and People as A</w:t>
      </w:r>
      <w:r w:rsidRPr="00434D4C">
        <w:rPr>
          <w:rFonts w:ascii="Georgia" w:eastAsia="Times New Roman" w:hAnsi="Georgia" w:cs="Arial"/>
          <w:sz w:val="24"/>
          <w:szCs w:val="24"/>
        </w:rPr>
        <w:t>nimals.” In </w:t>
      </w:r>
      <w:r w:rsidRPr="00434D4C">
        <w:rPr>
          <w:rFonts w:ascii="Georgia" w:eastAsia="Times New Roman" w:hAnsi="Georgia" w:cs="Arial"/>
          <w:i/>
          <w:iCs/>
          <w:sz w:val="24"/>
          <w:szCs w:val="24"/>
          <w:bdr w:val="none" w:sz="0" w:space="0" w:color="auto" w:frame="1"/>
        </w:rPr>
        <w:t>Objectification and (</w:t>
      </w:r>
      <w:r w:rsidR="00FD0EA2">
        <w:rPr>
          <w:rFonts w:ascii="Georgia" w:eastAsia="Times New Roman" w:hAnsi="Georgia" w:cs="Arial"/>
          <w:i/>
          <w:iCs/>
          <w:sz w:val="24"/>
          <w:szCs w:val="24"/>
          <w:bdr w:val="none" w:sz="0" w:space="0" w:color="auto" w:frame="1"/>
        </w:rPr>
        <w:t>D</w:t>
      </w:r>
      <w:r w:rsidRPr="00434D4C">
        <w:rPr>
          <w:rFonts w:ascii="Georgia" w:eastAsia="Times New Roman" w:hAnsi="Georgia" w:cs="Arial"/>
          <w:i/>
          <w:iCs/>
          <w:sz w:val="24"/>
          <w:szCs w:val="24"/>
          <w:bdr w:val="none" w:sz="0" w:space="0" w:color="auto" w:frame="1"/>
        </w:rPr>
        <w:t xml:space="preserve">e) </w:t>
      </w:r>
      <w:r w:rsidR="00FD0EA2">
        <w:rPr>
          <w:rFonts w:ascii="Georgia" w:eastAsia="Times New Roman" w:hAnsi="Georgia" w:cs="Arial"/>
          <w:i/>
          <w:iCs/>
          <w:sz w:val="24"/>
          <w:szCs w:val="24"/>
          <w:bdr w:val="none" w:sz="0" w:space="0" w:color="auto" w:frame="1"/>
        </w:rPr>
        <w:t>H</w:t>
      </w:r>
      <w:r w:rsidRPr="00434D4C">
        <w:rPr>
          <w:rFonts w:ascii="Georgia" w:eastAsia="Times New Roman" w:hAnsi="Georgia" w:cs="Arial"/>
          <w:i/>
          <w:iCs/>
          <w:sz w:val="24"/>
          <w:szCs w:val="24"/>
          <w:bdr w:val="none" w:sz="0" w:space="0" w:color="auto" w:frame="1"/>
        </w:rPr>
        <w:t>umanization</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127-152. </w:t>
      </w:r>
      <w:r w:rsidR="00CA590C">
        <w:rPr>
          <w:rFonts w:ascii="Georgia" w:eastAsia="Times New Roman" w:hAnsi="Georgia" w:cs="Arial"/>
          <w:sz w:val="24"/>
          <w:szCs w:val="24"/>
        </w:rPr>
        <w:t>New York, NY:</w:t>
      </w:r>
      <w:r w:rsidR="00FD0EA2" w:rsidRPr="00FD0EA2">
        <w:rPr>
          <w:rFonts w:ascii="Georgia" w:eastAsia="Times New Roman" w:hAnsi="Georgia" w:cs="Arial"/>
          <w:sz w:val="24"/>
          <w:szCs w:val="24"/>
        </w:rPr>
        <w:t xml:space="preserve"> </w:t>
      </w:r>
      <w:r w:rsidR="00CA590C">
        <w:rPr>
          <w:rFonts w:ascii="Georgia" w:eastAsia="Times New Roman" w:hAnsi="Georgia" w:cs="Arial"/>
          <w:sz w:val="24"/>
          <w:szCs w:val="24"/>
        </w:rPr>
        <w:t>Springer</w:t>
      </w:r>
      <w:r w:rsidRPr="00434D4C">
        <w:rPr>
          <w:rFonts w:ascii="Georgia" w:eastAsia="Times New Roman" w:hAnsi="Georgia" w:cs="Arial"/>
          <w:sz w:val="24"/>
          <w:szCs w:val="24"/>
        </w:rPr>
        <w:t>.</w:t>
      </w:r>
    </w:p>
    <w:p w14:paraId="554DBB04"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Geertz, </w:t>
      </w:r>
      <w:r w:rsidR="00CA590C">
        <w:rPr>
          <w:rFonts w:ascii="Georgia" w:eastAsia="Times New Roman" w:hAnsi="Georgia" w:cs="Arial"/>
          <w:sz w:val="24"/>
          <w:szCs w:val="24"/>
        </w:rPr>
        <w:t xml:space="preserve">C. </w:t>
      </w:r>
      <w:r w:rsidR="00CA590C" w:rsidRPr="00434D4C">
        <w:rPr>
          <w:rFonts w:ascii="Georgia" w:eastAsia="Times New Roman" w:hAnsi="Georgia" w:cs="Arial"/>
          <w:sz w:val="24"/>
          <w:szCs w:val="24"/>
        </w:rPr>
        <w:t>1972</w:t>
      </w:r>
      <w:r w:rsidRPr="00434D4C">
        <w:rPr>
          <w:rFonts w:ascii="Georgia" w:eastAsia="Times New Roman" w:hAnsi="Georgia" w:cs="Arial"/>
          <w:sz w:val="24"/>
          <w:szCs w:val="24"/>
        </w:rPr>
        <w:t>. Deep Play: Notes on the Balinese Cockfight. </w:t>
      </w:r>
      <w:r w:rsidRPr="00434D4C">
        <w:rPr>
          <w:rFonts w:ascii="Georgia" w:eastAsia="Times New Roman" w:hAnsi="Georgia" w:cs="Times"/>
          <w:i/>
          <w:iCs/>
          <w:sz w:val="24"/>
          <w:szCs w:val="24"/>
        </w:rPr>
        <w:t>Daedalus </w:t>
      </w:r>
      <w:r w:rsidR="00CA590C">
        <w:rPr>
          <w:rFonts w:ascii="Georgia" w:eastAsia="Times New Roman" w:hAnsi="Georgia" w:cs="Arial"/>
          <w:sz w:val="24"/>
          <w:szCs w:val="24"/>
        </w:rPr>
        <w:t xml:space="preserve">101 </w:t>
      </w:r>
      <w:r w:rsidRPr="00434D4C">
        <w:rPr>
          <w:rFonts w:ascii="Georgia" w:eastAsia="Times New Roman" w:hAnsi="Georgia" w:cs="Arial"/>
          <w:sz w:val="24"/>
          <w:szCs w:val="24"/>
        </w:rPr>
        <w:t>(</w:t>
      </w:r>
      <w:r w:rsidR="00CA590C">
        <w:rPr>
          <w:rFonts w:ascii="Georgia" w:eastAsia="Times New Roman" w:hAnsi="Georgia" w:cs="Arial"/>
          <w:sz w:val="24"/>
          <w:szCs w:val="24"/>
        </w:rPr>
        <w:t>1</w:t>
      </w:r>
      <w:r w:rsidRPr="00434D4C">
        <w:rPr>
          <w:rFonts w:ascii="Georgia" w:eastAsia="Times New Roman" w:hAnsi="Georgia" w:cs="Arial"/>
          <w:sz w:val="24"/>
          <w:szCs w:val="24"/>
        </w:rPr>
        <w:t>): 1-37.</w:t>
      </w:r>
    </w:p>
    <w:p w14:paraId="220C6F68" w14:textId="34157A16"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Gumprecht, B. </w:t>
      </w:r>
      <w:r w:rsidR="00CA590C" w:rsidRPr="00434D4C">
        <w:rPr>
          <w:rFonts w:ascii="Georgia" w:eastAsia="Times New Roman" w:hAnsi="Georgia" w:cs="Arial"/>
          <w:sz w:val="24"/>
          <w:szCs w:val="24"/>
        </w:rPr>
        <w:t>200</w:t>
      </w:r>
      <w:r w:rsidR="00DA60DE">
        <w:rPr>
          <w:rFonts w:ascii="Georgia" w:eastAsia="Times New Roman" w:hAnsi="Georgia" w:cs="Arial"/>
          <w:sz w:val="24"/>
          <w:szCs w:val="24"/>
        </w:rPr>
        <w:t>8</w:t>
      </w:r>
      <w:r w:rsidR="00CA590C">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 xml:space="preserve">The American </w:t>
      </w:r>
      <w:r w:rsidR="00CA590C">
        <w:rPr>
          <w:rFonts w:ascii="Georgia" w:eastAsia="Times New Roman" w:hAnsi="Georgia" w:cs="Arial"/>
          <w:i/>
          <w:iCs/>
          <w:sz w:val="24"/>
          <w:szCs w:val="24"/>
          <w:bdr w:val="none" w:sz="0" w:space="0" w:color="auto" w:frame="1"/>
        </w:rPr>
        <w:t>C</w:t>
      </w:r>
      <w:r w:rsidRPr="00434D4C">
        <w:rPr>
          <w:rFonts w:ascii="Georgia" w:eastAsia="Times New Roman" w:hAnsi="Georgia" w:cs="Arial"/>
          <w:i/>
          <w:iCs/>
          <w:sz w:val="24"/>
          <w:szCs w:val="24"/>
          <w:bdr w:val="none" w:sz="0" w:space="0" w:color="auto" w:frame="1"/>
        </w:rPr>
        <w:t xml:space="preserve">ollege </w:t>
      </w:r>
      <w:r w:rsidR="00CA590C">
        <w:rPr>
          <w:rFonts w:ascii="Georgia" w:eastAsia="Times New Roman" w:hAnsi="Georgia" w:cs="Arial"/>
          <w:i/>
          <w:iCs/>
          <w:sz w:val="24"/>
          <w:szCs w:val="24"/>
          <w:bdr w:val="none" w:sz="0" w:space="0" w:color="auto" w:frame="1"/>
        </w:rPr>
        <w:t>T</w:t>
      </w:r>
      <w:r w:rsidRPr="00434D4C">
        <w:rPr>
          <w:rFonts w:ascii="Georgia" w:eastAsia="Times New Roman" w:hAnsi="Georgia" w:cs="Arial"/>
          <w:i/>
          <w:iCs/>
          <w:sz w:val="24"/>
          <w:szCs w:val="24"/>
          <w:bdr w:val="none" w:sz="0" w:space="0" w:color="auto" w:frame="1"/>
        </w:rPr>
        <w:t>own</w:t>
      </w:r>
      <w:r w:rsidRPr="00434D4C">
        <w:rPr>
          <w:rFonts w:ascii="Georgia" w:eastAsia="Times New Roman" w:hAnsi="Georgia" w:cs="Arial"/>
          <w:sz w:val="24"/>
          <w:szCs w:val="24"/>
        </w:rPr>
        <w:t xml:space="preserve">. </w:t>
      </w:r>
      <w:r w:rsidR="00CA590C">
        <w:rPr>
          <w:rFonts w:ascii="Georgia" w:eastAsia="Times New Roman" w:hAnsi="Georgia" w:cs="Arial"/>
          <w:sz w:val="24"/>
          <w:szCs w:val="24"/>
        </w:rPr>
        <w:t xml:space="preserve">Amherst, MA: </w:t>
      </w:r>
      <w:r w:rsidRPr="00434D4C">
        <w:rPr>
          <w:rFonts w:ascii="Georgia" w:eastAsia="Times New Roman" w:hAnsi="Georgia" w:cs="Arial"/>
          <w:sz w:val="24"/>
          <w:szCs w:val="24"/>
        </w:rPr>
        <w:t>Univ</w:t>
      </w:r>
      <w:r w:rsidR="00CA590C">
        <w:rPr>
          <w:rFonts w:ascii="Georgia" w:eastAsia="Times New Roman" w:hAnsi="Georgia" w:cs="Arial"/>
          <w:sz w:val="24"/>
          <w:szCs w:val="24"/>
        </w:rPr>
        <w:t>ersity</w:t>
      </w:r>
      <w:r w:rsidRPr="00434D4C">
        <w:rPr>
          <w:rFonts w:ascii="Georgia" w:eastAsia="Times New Roman" w:hAnsi="Georgia" w:cs="Arial"/>
          <w:sz w:val="24"/>
          <w:szCs w:val="24"/>
        </w:rPr>
        <w:t xml:space="preserve"> of Massachusetts</w:t>
      </w:r>
      <w:r w:rsidR="00CA590C">
        <w:rPr>
          <w:rFonts w:ascii="Georgia" w:eastAsia="Times New Roman" w:hAnsi="Georgia" w:cs="Arial"/>
          <w:sz w:val="24"/>
          <w:szCs w:val="24"/>
        </w:rPr>
        <w:t xml:space="preserve"> Press</w:t>
      </w:r>
      <w:r w:rsidRPr="00434D4C">
        <w:rPr>
          <w:rFonts w:ascii="Georgia" w:eastAsia="Times New Roman" w:hAnsi="Georgia" w:cs="Arial"/>
          <w:sz w:val="24"/>
          <w:szCs w:val="24"/>
        </w:rPr>
        <w:t>.</w:t>
      </w:r>
    </w:p>
    <w:p w14:paraId="2C45DF4B" w14:textId="71B11976" w:rsidR="002E6FF8" w:rsidRDefault="002E6FF8" w:rsidP="00217456">
      <w:pPr>
        <w:spacing w:before="240" w:after="240" w:line="240" w:lineRule="auto"/>
        <w:textAlignment w:val="baseline"/>
        <w:rPr>
          <w:rFonts w:ascii="Georgia" w:eastAsia="Times New Roman" w:hAnsi="Georgia" w:cs="Arial"/>
          <w:sz w:val="24"/>
          <w:szCs w:val="24"/>
        </w:rPr>
      </w:pPr>
      <w:proofErr w:type="spellStart"/>
      <w:r>
        <w:rPr>
          <w:rFonts w:ascii="Georgia" w:eastAsia="Times New Roman" w:hAnsi="Georgia" w:cs="Arial"/>
          <w:sz w:val="24"/>
          <w:szCs w:val="24"/>
        </w:rPr>
        <w:t>Haenschen</w:t>
      </w:r>
      <w:proofErr w:type="spellEnd"/>
      <w:r>
        <w:rPr>
          <w:rFonts w:ascii="Georgia" w:eastAsia="Times New Roman" w:hAnsi="Georgia" w:cs="Arial"/>
          <w:sz w:val="24"/>
          <w:szCs w:val="24"/>
        </w:rPr>
        <w:t>, K. 2016</w:t>
      </w:r>
      <w:r w:rsidRPr="002E6FF8">
        <w:rPr>
          <w:rFonts w:ascii="Georgia" w:eastAsia="Times New Roman" w:hAnsi="Georgia" w:cs="Arial"/>
          <w:sz w:val="24"/>
          <w:szCs w:val="24"/>
        </w:rPr>
        <w:t>. Social pressure on social media: Using Facebook status updates to increase voter turnout. </w:t>
      </w:r>
      <w:r w:rsidRPr="002E6FF8">
        <w:rPr>
          <w:rFonts w:ascii="Georgia" w:eastAsia="Times New Roman" w:hAnsi="Georgia" w:cs="Arial"/>
          <w:i/>
          <w:iCs/>
          <w:sz w:val="24"/>
          <w:szCs w:val="24"/>
        </w:rPr>
        <w:t>Journal of Communication</w:t>
      </w:r>
      <w:r w:rsidRPr="002E6FF8">
        <w:rPr>
          <w:rFonts w:ascii="Georgia" w:eastAsia="Times New Roman" w:hAnsi="Georgia" w:cs="Arial"/>
          <w:sz w:val="24"/>
          <w:szCs w:val="24"/>
        </w:rPr>
        <w:t> </w:t>
      </w:r>
      <w:r w:rsidRPr="00E74B69">
        <w:rPr>
          <w:rFonts w:ascii="Georgia" w:eastAsia="Times New Roman" w:hAnsi="Georgia" w:cs="Arial"/>
          <w:iCs/>
          <w:sz w:val="24"/>
          <w:szCs w:val="24"/>
        </w:rPr>
        <w:t>66</w:t>
      </w:r>
      <w:r>
        <w:rPr>
          <w:rFonts w:ascii="Georgia" w:eastAsia="Times New Roman" w:hAnsi="Georgia" w:cs="Arial"/>
          <w:iCs/>
          <w:sz w:val="24"/>
          <w:szCs w:val="24"/>
        </w:rPr>
        <w:t xml:space="preserve"> </w:t>
      </w:r>
      <w:r w:rsidRPr="002E6FF8">
        <w:rPr>
          <w:rFonts w:ascii="Georgia" w:eastAsia="Times New Roman" w:hAnsi="Georgia" w:cs="Arial"/>
          <w:sz w:val="24"/>
          <w:szCs w:val="24"/>
        </w:rPr>
        <w:t>(4)</w:t>
      </w:r>
      <w:r>
        <w:rPr>
          <w:rFonts w:ascii="Georgia" w:eastAsia="Times New Roman" w:hAnsi="Georgia" w:cs="Arial"/>
          <w:sz w:val="24"/>
          <w:szCs w:val="24"/>
        </w:rPr>
        <w:t>:</w:t>
      </w:r>
      <w:r w:rsidRPr="002E6FF8">
        <w:rPr>
          <w:rFonts w:ascii="Georgia" w:eastAsia="Times New Roman" w:hAnsi="Georgia" w:cs="Arial"/>
          <w:sz w:val="24"/>
          <w:szCs w:val="24"/>
        </w:rPr>
        <w:t xml:space="preserve"> 542-563.</w:t>
      </w:r>
      <w:r>
        <w:rPr>
          <w:rFonts w:ascii="Georgia" w:eastAsia="Times New Roman" w:hAnsi="Georgia" w:cs="Arial"/>
          <w:sz w:val="24"/>
          <w:szCs w:val="24"/>
        </w:rPr>
        <w:t xml:space="preserve"> </w:t>
      </w:r>
      <w:r w:rsidR="00720326" w:rsidRPr="00717749">
        <w:rPr>
          <w:rFonts w:ascii="Georgia" w:eastAsia="Times New Roman" w:hAnsi="Georgia" w:cs="Arial"/>
          <w:sz w:val="24"/>
          <w:szCs w:val="24"/>
        </w:rPr>
        <w:t>https://doi.org/</w:t>
      </w:r>
      <w:r w:rsidRPr="002E6FF8">
        <w:rPr>
          <w:rFonts w:ascii="Georgia" w:eastAsia="Times New Roman" w:hAnsi="Georgia" w:cs="Arial"/>
          <w:sz w:val="24"/>
          <w:szCs w:val="24"/>
        </w:rPr>
        <w:t>10.1111/jcom.12236</w:t>
      </w:r>
      <w:r>
        <w:rPr>
          <w:rFonts w:ascii="Georgia" w:eastAsia="Times New Roman" w:hAnsi="Georgia" w:cs="Arial"/>
          <w:sz w:val="24"/>
          <w:szCs w:val="24"/>
        </w:rPr>
        <w:t>.</w:t>
      </w:r>
    </w:p>
    <w:p w14:paraId="3C255495" w14:textId="3ED143A6" w:rsidR="007E62D9" w:rsidRDefault="007E62D9" w:rsidP="00217456">
      <w:pPr>
        <w:spacing w:before="240" w:after="240" w:line="240" w:lineRule="auto"/>
        <w:textAlignment w:val="baseline"/>
        <w:rPr>
          <w:rFonts w:ascii="Georgia" w:eastAsia="Times New Roman" w:hAnsi="Georgia" w:cs="Arial"/>
          <w:sz w:val="24"/>
          <w:szCs w:val="24"/>
        </w:rPr>
      </w:pPr>
      <w:r w:rsidRPr="007E62D9">
        <w:rPr>
          <w:rFonts w:ascii="Georgia" w:eastAsia="Times New Roman" w:hAnsi="Georgia" w:cs="Arial"/>
          <w:sz w:val="24"/>
          <w:szCs w:val="24"/>
        </w:rPr>
        <w:t xml:space="preserve">Hetherington, W. 1993. Sports tourism facility management </w:t>
      </w:r>
      <w:r w:rsidR="00F74C4B">
        <w:rPr>
          <w:rFonts w:ascii="Georgia" w:eastAsia="Times New Roman" w:hAnsi="Georgia" w:cs="Arial"/>
          <w:sz w:val="24"/>
          <w:szCs w:val="24"/>
        </w:rPr>
        <w:t>f</w:t>
      </w:r>
      <w:r w:rsidRPr="007E62D9">
        <w:rPr>
          <w:rFonts w:ascii="Georgia" w:eastAsia="Times New Roman" w:hAnsi="Georgia" w:cs="Arial"/>
          <w:sz w:val="24"/>
          <w:szCs w:val="24"/>
        </w:rPr>
        <w:t>unctions. </w:t>
      </w:r>
      <w:r w:rsidRPr="007E62D9">
        <w:rPr>
          <w:rFonts w:ascii="Georgia" w:eastAsia="Times New Roman" w:hAnsi="Georgia" w:cs="Arial"/>
          <w:i/>
          <w:iCs/>
          <w:sz w:val="24"/>
          <w:szCs w:val="24"/>
        </w:rPr>
        <w:t>Journal of Sport Tourism</w:t>
      </w:r>
      <w:r w:rsidRPr="007E62D9">
        <w:rPr>
          <w:rFonts w:ascii="Georgia" w:eastAsia="Times New Roman" w:hAnsi="Georgia" w:cs="Arial"/>
          <w:sz w:val="24"/>
          <w:szCs w:val="24"/>
        </w:rPr>
        <w:t> </w:t>
      </w:r>
      <w:r w:rsidR="002E6FF8">
        <w:rPr>
          <w:rFonts w:ascii="Georgia" w:eastAsia="Times New Roman" w:hAnsi="Georgia" w:cs="Arial"/>
          <w:iCs/>
          <w:sz w:val="24"/>
          <w:szCs w:val="24"/>
        </w:rPr>
        <w:t xml:space="preserve">1 </w:t>
      </w:r>
      <w:r w:rsidRPr="007E62D9">
        <w:rPr>
          <w:rFonts w:ascii="Georgia" w:eastAsia="Times New Roman" w:hAnsi="Georgia" w:cs="Arial"/>
          <w:sz w:val="24"/>
          <w:szCs w:val="24"/>
        </w:rPr>
        <w:t>(1)</w:t>
      </w:r>
      <w:r>
        <w:rPr>
          <w:rFonts w:ascii="Georgia" w:eastAsia="Times New Roman" w:hAnsi="Georgia" w:cs="Arial"/>
          <w:sz w:val="24"/>
          <w:szCs w:val="24"/>
        </w:rPr>
        <w:t xml:space="preserve">: </w:t>
      </w:r>
      <w:r w:rsidRPr="007E62D9">
        <w:rPr>
          <w:rFonts w:ascii="Georgia" w:eastAsia="Times New Roman" w:hAnsi="Georgia" w:cs="Arial"/>
          <w:sz w:val="24"/>
          <w:szCs w:val="24"/>
        </w:rPr>
        <w:t xml:space="preserve">18-20. </w:t>
      </w:r>
    </w:p>
    <w:p w14:paraId="521AB249" w14:textId="1C17124A" w:rsidR="009E26AC" w:rsidRPr="00434D4C" w:rsidRDefault="00CA590C"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Hills, M</w:t>
      </w:r>
      <w:r w:rsidR="009E26AC" w:rsidRPr="00434D4C">
        <w:rPr>
          <w:rFonts w:ascii="Georgia" w:eastAsia="Times New Roman" w:hAnsi="Georgia" w:cs="Arial"/>
          <w:sz w:val="24"/>
          <w:szCs w:val="24"/>
        </w:rPr>
        <w:t>.</w:t>
      </w:r>
      <w:r>
        <w:rPr>
          <w:rFonts w:ascii="Georgia" w:eastAsia="Times New Roman" w:hAnsi="Georgia" w:cs="Arial"/>
          <w:sz w:val="24"/>
          <w:szCs w:val="24"/>
        </w:rPr>
        <w:t xml:space="preserve"> 2002.</w:t>
      </w:r>
      <w:r w:rsidR="009E26AC" w:rsidRPr="00434D4C">
        <w:rPr>
          <w:rFonts w:ascii="Georgia" w:eastAsia="Times New Roman" w:hAnsi="Georgia" w:cs="Arial"/>
          <w:sz w:val="24"/>
          <w:szCs w:val="24"/>
        </w:rPr>
        <w:t> </w:t>
      </w:r>
      <w:r w:rsidR="009E26AC" w:rsidRPr="00434D4C">
        <w:rPr>
          <w:rFonts w:ascii="Georgia" w:eastAsia="Times New Roman" w:hAnsi="Georgia" w:cs="Times"/>
          <w:i/>
          <w:iCs/>
          <w:sz w:val="24"/>
          <w:szCs w:val="24"/>
        </w:rPr>
        <w:t>Fan Cultures.</w:t>
      </w:r>
      <w:r w:rsidR="009E26AC" w:rsidRPr="00434D4C">
        <w:rPr>
          <w:rFonts w:ascii="Georgia" w:eastAsia="Times New Roman" w:hAnsi="Georgia" w:cs="Arial"/>
          <w:sz w:val="24"/>
          <w:szCs w:val="24"/>
        </w:rPr>
        <w:t> New York: Routledge.</w:t>
      </w:r>
    </w:p>
    <w:p w14:paraId="65367BA0"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Hinch</w:t>
      </w:r>
      <w:proofErr w:type="spellEnd"/>
      <w:r w:rsidRPr="00434D4C">
        <w:rPr>
          <w:rFonts w:ascii="Georgia" w:eastAsia="Times New Roman" w:hAnsi="Georgia" w:cs="Arial"/>
          <w:sz w:val="24"/>
          <w:szCs w:val="24"/>
        </w:rPr>
        <w:t>, T</w:t>
      </w:r>
      <w:r w:rsidR="005C1822">
        <w:rPr>
          <w:rFonts w:ascii="Georgia" w:eastAsia="Times New Roman" w:hAnsi="Georgia" w:cs="Arial"/>
          <w:sz w:val="24"/>
          <w:szCs w:val="24"/>
        </w:rPr>
        <w:t>.</w:t>
      </w:r>
      <w:r w:rsidRPr="00434D4C">
        <w:rPr>
          <w:rFonts w:ascii="Georgia" w:eastAsia="Times New Roman" w:hAnsi="Georgia" w:cs="Arial"/>
          <w:sz w:val="24"/>
          <w:szCs w:val="24"/>
        </w:rPr>
        <w:t>, and S</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Kono</w:t>
      </w:r>
      <w:proofErr w:type="spellEnd"/>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2018</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005C1822">
        <w:rPr>
          <w:rFonts w:ascii="Georgia" w:eastAsia="Times New Roman" w:hAnsi="Georgia" w:cs="Arial"/>
          <w:sz w:val="24"/>
          <w:szCs w:val="24"/>
        </w:rPr>
        <w:t>Ultramarathon Runners’ Perception of Place: a Photo-Based Analysis.</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Sport &amp; Tourism</w:t>
      </w:r>
      <w:r w:rsidR="005C1822">
        <w:rPr>
          <w:rFonts w:ascii="Georgia" w:eastAsia="Times New Roman" w:hAnsi="Georgia" w:cs="Arial"/>
          <w:sz w:val="24"/>
          <w:szCs w:val="24"/>
        </w:rPr>
        <w:t> 22</w:t>
      </w:r>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109-130.</w:t>
      </w:r>
    </w:p>
    <w:p w14:paraId="7631928C"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Kraszewski</w:t>
      </w:r>
      <w:proofErr w:type="spellEnd"/>
      <w:r w:rsidRPr="00434D4C">
        <w:rPr>
          <w:rFonts w:ascii="Georgia" w:eastAsia="Times New Roman" w:hAnsi="Georgia" w:cs="Arial"/>
          <w:sz w:val="24"/>
          <w:szCs w:val="24"/>
        </w:rPr>
        <w:t xml:space="preserve">, J. </w:t>
      </w:r>
      <w:r w:rsidR="005C1822" w:rsidRPr="00434D4C">
        <w:rPr>
          <w:rFonts w:ascii="Georgia" w:eastAsia="Times New Roman" w:hAnsi="Georgia" w:cs="Arial"/>
          <w:sz w:val="24"/>
          <w:szCs w:val="24"/>
        </w:rPr>
        <w:t>2008</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Pittsburgh in Fort Worth: Football </w:t>
      </w:r>
      <w:r w:rsidR="005C1822">
        <w:rPr>
          <w:rFonts w:ascii="Georgia" w:eastAsia="Times New Roman" w:hAnsi="Georgia" w:cs="Arial"/>
          <w:sz w:val="24"/>
          <w:szCs w:val="24"/>
        </w:rPr>
        <w:t>B</w:t>
      </w:r>
      <w:r w:rsidRPr="00434D4C">
        <w:rPr>
          <w:rFonts w:ascii="Georgia" w:eastAsia="Times New Roman" w:hAnsi="Georgia" w:cs="Arial"/>
          <w:sz w:val="24"/>
          <w:szCs w:val="24"/>
        </w:rPr>
        <w:t xml:space="preserve">ars, </w:t>
      </w:r>
      <w:r w:rsidR="005C1822">
        <w:rPr>
          <w:rFonts w:ascii="Georgia" w:eastAsia="Times New Roman" w:hAnsi="Georgia" w:cs="Arial"/>
          <w:sz w:val="24"/>
          <w:szCs w:val="24"/>
        </w:rPr>
        <w:t>S</w:t>
      </w:r>
      <w:r w:rsidRPr="00434D4C">
        <w:rPr>
          <w:rFonts w:ascii="Georgia" w:eastAsia="Times New Roman" w:hAnsi="Georgia" w:cs="Arial"/>
          <w:sz w:val="24"/>
          <w:szCs w:val="24"/>
        </w:rPr>
        <w:t xml:space="preserve">ports </w:t>
      </w:r>
      <w:r w:rsidR="005C1822">
        <w:rPr>
          <w:rFonts w:ascii="Georgia" w:eastAsia="Times New Roman" w:hAnsi="Georgia" w:cs="Arial"/>
          <w:sz w:val="24"/>
          <w:szCs w:val="24"/>
        </w:rPr>
        <w:t>T</w:t>
      </w:r>
      <w:r w:rsidRPr="00434D4C">
        <w:rPr>
          <w:rFonts w:ascii="Georgia" w:eastAsia="Times New Roman" w:hAnsi="Georgia" w:cs="Arial"/>
          <w:sz w:val="24"/>
          <w:szCs w:val="24"/>
        </w:rPr>
        <w:t xml:space="preserve">elevision, </w:t>
      </w:r>
      <w:r w:rsidR="005C1822">
        <w:rPr>
          <w:rFonts w:ascii="Georgia" w:eastAsia="Times New Roman" w:hAnsi="Georgia" w:cs="Arial"/>
          <w:sz w:val="24"/>
          <w:szCs w:val="24"/>
        </w:rPr>
        <w:t>S</w:t>
      </w:r>
      <w:r w:rsidRPr="00434D4C">
        <w:rPr>
          <w:rFonts w:ascii="Georgia" w:eastAsia="Times New Roman" w:hAnsi="Georgia" w:cs="Arial"/>
          <w:sz w:val="24"/>
          <w:szCs w:val="24"/>
        </w:rPr>
        <w:t xml:space="preserve">ports </w:t>
      </w:r>
      <w:r w:rsidR="005C1822">
        <w:rPr>
          <w:rFonts w:ascii="Georgia" w:eastAsia="Times New Roman" w:hAnsi="Georgia" w:cs="Arial"/>
          <w:sz w:val="24"/>
          <w:szCs w:val="24"/>
        </w:rPr>
        <w:t>F</w:t>
      </w:r>
      <w:r w:rsidRPr="00434D4C">
        <w:rPr>
          <w:rFonts w:ascii="Georgia" w:eastAsia="Times New Roman" w:hAnsi="Georgia" w:cs="Arial"/>
          <w:sz w:val="24"/>
          <w:szCs w:val="24"/>
        </w:rPr>
        <w:t xml:space="preserve">andom, and the </w:t>
      </w:r>
      <w:r w:rsidR="005C1822">
        <w:rPr>
          <w:rFonts w:ascii="Georgia" w:eastAsia="Times New Roman" w:hAnsi="Georgia" w:cs="Arial"/>
          <w:sz w:val="24"/>
          <w:szCs w:val="24"/>
        </w:rPr>
        <w:t>M</w:t>
      </w:r>
      <w:r w:rsidRPr="00434D4C">
        <w:rPr>
          <w:rFonts w:ascii="Georgia" w:eastAsia="Times New Roman" w:hAnsi="Georgia" w:cs="Arial"/>
          <w:sz w:val="24"/>
          <w:szCs w:val="24"/>
        </w:rPr>
        <w:t xml:space="preserve">anagement of </w:t>
      </w:r>
      <w:r w:rsidR="005C1822">
        <w:rPr>
          <w:rFonts w:ascii="Georgia" w:eastAsia="Times New Roman" w:hAnsi="Georgia" w:cs="Arial"/>
          <w:sz w:val="24"/>
          <w:szCs w:val="24"/>
        </w:rPr>
        <w:t>Home.</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Sport and Social Issues</w:t>
      </w:r>
      <w:r w:rsidR="005C1822">
        <w:rPr>
          <w:rFonts w:ascii="Georgia" w:eastAsia="Times New Roman" w:hAnsi="Georgia" w:cs="Arial"/>
          <w:sz w:val="24"/>
          <w:szCs w:val="24"/>
        </w:rPr>
        <w:t> 32</w:t>
      </w:r>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139-157.</w:t>
      </w:r>
    </w:p>
    <w:p w14:paraId="66CFF480" w14:textId="77777777" w:rsidR="009E26AC" w:rsidRPr="00434D4C" w:rsidRDefault="005C1822"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Lauder, T. </w:t>
      </w:r>
      <w:r w:rsidRPr="00434D4C">
        <w:rPr>
          <w:rFonts w:ascii="Georgia" w:eastAsia="Times New Roman" w:hAnsi="Georgia" w:cs="Arial"/>
          <w:sz w:val="24"/>
          <w:szCs w:val="24"/>
        </w:rPr>
        <w:t>2012</w:t>
      </w:r>
      <w:r>
        <w:rPr>
          <w:rFonts w:ascii="Georgia" w:eastAsia="Times New Roman" w:hAnsi="Georgia" w:cs="Arial"/>
          <w:sz w:val="24"/>
          <w:szCs w:val="24"/>
        </w:rPr>
        <w:t>. Southern Identity in Southern Living M</w:t>
      </w:r>
      <w:r w:rsidR="009E26AC" w:rsidRPr="00434D4C">
        <w:rPr>
          <w:rFonts w:ascii="Georgia" w:eastAsia="Times New Roman" w:hAnsi="Georgia" w:cs="Arial"/>
          <w:sz w:val="24"/>
          <w:szCs w:val="24"/>
        </w:rPr>
        <w:t>agazine. </w:t>
      </w:r>
      <w:r w:rsidR="009E26AC" w:rsidRPr="00434D4C">
        <w:rPr>
          <w:rFonts w:ascii="Georgia" w:eastAsia="Times New Roman" w:hAnsi="Georgia" w:cs="Arial"/>
          <w:i/>
          <w:iCs/>
          <w:sz w:val="24"/>
          <w:szCs w:val="24"/>
          <w:bdr w:val="none" w:sz="0" w:space="0" w:color="auto" w:frame="1"/>
        </w:rPr>
        <w:t>Journal of Geography</w:t>
      </w:r>
      <w:r>
        <w:rPr>
          <w:rFonts w:ascii="Georgia" w:eastAsia="Times New Roman" w:hAnsi="Georgia" w:cs="Arial"/>
          <w:sz w:val="24"/>
          <w:szCs w:val="24"/>
        </w:rPr>
        <w:t xml:space="preserve"> 111 </w:t>
      </w:r>
      <w:r w:rsidR="009E26AC" w:rsidRPr="00434D4C">
        <w:rPr>
          <w:rFonts w:ascii="Georgia" w:eastAsia="Times New Roman" w:hAnsi="Georgia" w:cs="Arial"/>
          <w:sz w:val="24"/>
          <w:szCs w:val="24"/>
        </w:rPr>
        <w:t>(</w:t>
      </w:r>
      <w:r w:rsidRPr="00434D4C">
        <w:rPr>
          <w:rFonts w:ascii="Georgia" w:eastAsia="Times New Roman" w:hAnsi="Georgia" w:cs="Arial"/>
          <w:sz w:val="24"/>
          <w:szCs w:val="24"/>
        </w:rPr>
        <w:t>1</w:t>
      </w:r>
      <w:r w:rsidR="009E26AC" w:rsidRPr="00434D4C">
        <w:rPr>
          <w:rFonts w:ascii="Georgia" w:eastAsia="Times New Roman" w:hAnsi="Georgia" w:cs="Arial"/>
          <w:sz w:val="24"/>
          <w:szCs w:val="24"/>
        </w:rPr>
        <w:t>): 27-38.</w:t>
      </w:r>
    </w:p>
    <w:p w14:paraId="52E3C537"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Lee, </w:t>
      </w:r>
      <w:r w:rsidR="005C1822">
        <w:rPr>
          <w:rFonts w:ascii="Georgia" w:eastAsia="Times New Roman" w:hAnsi="Georgia" w:cs="Arial"/>
          <w:sz w:val="24"/>
          <w:szCs w:val="24"/>
        </w:rPr>
        <w:t>D.</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G.</w:t>
      </w:r>
      <w:r w:rsidRPr="00434D4C">
        <w:rPr>
          <w:rFonts w:ascii="Georgia" w:eastAsia="Times New Roman" w:hAnsi="Georgia" w:cs="Arial"/>
          <w:sz w:val="24"/>
          <w:szCs w:val="24"/>
        </w:rPr>
        <w:t xml:space="preserve"> T. Trail, </w:t>
      </w:r>
      <w:r w:rsidR="005C1822">
        <w:rPr>
          <w:rFonts w:ascii="Georgia" w:eastAsia="Times New Roman" w:hAnsi="Georgia" w:cs="Arial"/>
          <w:sz w:val="24"/>
          <w:szCs w:val="24"/>
        </w:rPr>
        <w:t>H.</w:t>
      </w:r>
      <w:r w:rsidRPr="00434D4C">
        <w:rPr>
          <w:rFonts w:ascii="Georgia" w:eastAsia="Times New Roman" w:hAnsi="Georgia" w:cs="Arial"/>
          <w:sz w:val="24"/>
          <w:szCs w:val="24"/>
        </w:rPr>
        <w:t xml:space="preserve"> H. Kwon, and </w:t>
      </w:r>
      <w:r w:rsidR="005C1822">
        <w:rPr>
          <w:rFonts w:ascii="Georgia" w:eastAsia="Times New Roman" w:hAnsi="Georgia" w:cs="Arial"/>
          <w:sz w:val="24"/>
          <w:szCs w:val="24"/>
        </w:rPr>
        <w:t>D.</w:t>
      </w:r>
      <w:r w:rsidRPr="00434D4C">
        <w:rPr>
          <w:rFonts w:ascii="Georgia" w:eastAsia="Times New Roman" w:hAnsi="Georgia" w:cs="Arial"/>
          <w:sz w:val="24"/>
          <w:szCs w:val="24"/>
        </w:rPr>
        <w:t xml:space="preserve"> F. Anderson. </w:t>
      </w:r>
      <w:r w:rsidR="005C1822" w:rsidRPr="00434D4C">
        <w:rPr>
          <w:rFonts w:ascii="Georgia" w:eastAsia="Times New Roman" w:hAnsi="Georgia" w:cs="Arial"/>
          <w:sz w:val="24"/>
          <w:szCs w:val="24"/>
        </w:rPr>
        <w:t>2011</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Consumer Values Versus Perceived Product Attributes: Relationships among Items </w:t>
      </w:r>
      <w:r w:rsidRPr="00434D4C">
        <w:rPr>
          <w:rFonts w:ascii="Georgia" w:eastAsia="Times New Roman" w:hAnsi="Georgia" w:cs="Arial"/>
          <w:sz w:val="24"/>
          <w:szCs w:val="24"/>
        </w:rPr>
        <w:lastRenderedPageBreak/>
        <w:t>from t</w:t>
      </w:r>
      <w:r w:rsidR="005C1822">
        <w:rPr>
          <w:rFonts w:ascii="Georgia" w:eastAsia="Times New Roman" w:hAnsi="Georgia" w:cs="Arial"/>
          <w:sz w:val="24"/>
          <w:szCs w:val="24"/>
        </w:rPr>
        <w:t xml:space="preserve">he MVS, PRS, and PERVAL Scales. </w:t>
      </w:r>
      <w:r w:rsidRPr="00434D4C">
        <w:rPr>
          <w:rFonts w:ascii="Georgia" w:eastAsia="Times New Roman" w:hAnsi="Georgia" w:cs="Times"/>
          <w:i/>
          <w:iCs/>
          <w:sz w:val="24"/>
          <w:szCs w:val="24"/>
        </w:rPr>
        <w:t>Sport Management Review</w:t>
      </w:r>
      <w:r w:rsidR="005C1822">
        <w:rPr>
          <w:rFonts w:ascii="Georgia" w:eastAsia="Times New Roman" w:hAnsi="Georgia" w:cs="Arial"/>
          <w:sz w:val="24"/>
          <w:szCs w:val="24"/>
        </w:rPr>
        <w:t xml:space="preserve"> 14 </w:t>
      </w:r>
      <w:r w:rsidRPr="00434D4C">
        <w:rPr>
          <w:rFonts w:ascii="Georgia" w:eastAsia="Times New Roman" w:hAnsi="Georgia" w:cs="Arial"/>
          <w:sz w:val="24"/>
          <w:szCs w:val="24"/>
        </w:rPr>
        <w:t>(</w:t>
      </w:r>
      <w:r w:rsidR="005C1822" w:rsidRPr="00434D4C">
        <w:rPr>
          <w:rFonts w:ascii="Georgia" w:eastAsia="Times New Roman" w:hAnsi="Georgia" w:cs="Arial"/>
          <w:sz w:val="24"/>
          <w:szCs w:val="24"/>
        </w:rPr>
        <w:t>1</w:t>
      </w:r>
      <w:r w:rsidRPr="00434D4C">
        <w:rPr>
          <w:rFonts w:ascii="Georgia" w:eastAsia="Times New Roman" w:hAnsi="Georgia" w:cs="Arial"/>
          <w:sz w:val="24"/>
          <w:szCs w:val="24"/>
        </w:rPr>
        <w:t>): 89-101.</w:t>
      </w:r>
    </w:p>
    <w:p w14:paraId="5A41A406" w14:textId="00EB0839" w:rsidR="002809DC" w:rsidRDefault="002809DC"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Luke, N. and </w:t>
      </w:r>
      <w:proofErr w:type="spellStart"/>
      <w:r>
        <w:rPr>
          <w:rFonts w:ascii="Georgia" w:eastAsia="Times New Roman" w:hAnsi="Georgia" w:cs="Arial"/>
          <w:sz w:val="24"/>
          <w:szCs w:val="24"/>
        </w:rPr>
        <w:t>Heynen</w:t>
      </w:r>
      <w:proofErr w:type="spellEnd"/>
      <w:r>
        <w:rPr>
          <w:rFonts w:ascii="Georgia" w:eastAsia="Times New Roman" w:hAnsi="Georgia" w:cs="Arial"/>
          <w:sz w:val="24"/>
          <w:szCs w:val="24"/>
        </w:rPr>
        <w:t>, N.</w:t>
      </w:r>
      <w:r w:rsidRPr="002809DC">
        <w:rPr>
          <w:rFonts w:ascii="Georgia" w:eastAsia="Times New Roman" w:hAnsi="Georgia" w:cs="Arial"/>
          <w:sz w:val="24"/>
          <w:szCs w:val="24"/>
        </w:rPr>
        <w:t xml:space="preserve"> 2019. Abolishing the frontier:</w:t>
      </w:r>
      <w:r>
        <w:rPr>
          <w:rFonts w:ascii="Georgia" w:eastAsia="Times New Roman" w:hAnsi="Georgia" w:cs="Arial"/>
          <w:sz w:val="24"/>
          <w:szCs w:val="24"/>
        </w:rPr>
        <w:t xml:space="preserve"> (De)</w:t>
      </w:r>
      <w:r w:rsidRPr="002809DC">
        <w:rPr>
          <w:rFonts w:ascii="Georgia" w:eastAsia="Times New Roman" w:hAnsi="Georgia" w:cs="Arial"/>
          <w:sz w:val="24"/>
          <w:szCs w:val="24"/>
        </w:rPr>
        <w:t>colonizing ‘</w:t>
      </w:r>
      <w:proofErr w:type="spellStart"/>
      <w:r w:rsidRPr="002809DC">
        <w:rPr>
          <w:rFonts w:ascii="Georgia" w:eastAsia="Times New Roman" w:hAnsi="Georgia" w:cs="Arial"/>
          <w:sz w:val="24"/>
          <w:szCs w:val="24"/>
        </w:rPr>
        <w:t>public’education</w:t>
      </w:r>
      <w:proofErr w:type="spellEnd"/>
      <w:r w:rsidRPr="002809DC">
        <w:rPr>
          <w:rFonts w:ascii="Georgia" w:eastAsia="Times New Roman" w:hAnsi="Georgia" w:cs="Arial"/>
          <w:sz w:val="24"/>
          <w:szCs w:val="24"/>
        </w:rPr>
        <w:t>. </w:t>
      </w:r>
      <w:r w:rsidRPr="002809DC">
        <w:rPr>
          <w:rFonts w:ascii="Georgia" w:eastAsia="Times New Roman" w:hAnsi="Georgia" w:cs="Arial"/>
          <w:i/>
          <w:iCs/>
          <w:sz w:val="24"/>
          <w:szCs w:val="24"/>
        </w:rPr>
        <w:t>Social &amp; Cultural Geography</w:t>
      </w:r>
      <w:r w:rsidRPr="002809DC">
        <w:rPr>
          <w:rFonts w:ascii="Georgia" w:eastAsia="Times New Roman" w:hAnsi="Georgia" w:cs="Arial"/>
          <w:sz w:val="24"/>
          <w:szCs w:val="24"/>
        </w:rPr>
        <w:t>.</w:t>
      </w:r>
      <w:r w:rsidR="00720326">
        <w:rPr>
          <w:rFonts w:ascii="Georgia" w:eastAsia="Times New Roman" w:hAnsi="Georgia" w:cs="Arial"/>
          <w:sz w:val="24"/>
          <w:szCs w:val="24"/>
        </w:rPr>
        <w:t xml:space="preserve"> </w:t>
      </w:r>
      <w:r w:rsidR="00720326" w:rsidRPr="00720326">
        <w:rPr>
          <w:rFonts w:ascii="Georgia" w:eastAsia="Times New Roman" w:hAnsi="Georgia" w:cs="Arial"/>
          <w:sz w:val="24"/>
          <w:szCs w:val="24"/>
        </w:rPr>
        <w:t>https://doi.org/</w:t>
      </w:r>
      <w:r w:rsidR="00720326">
        <w:rPr>
          <w:rFonts w:ascii="Georgia" w:eastAsia="Times New Roman" w:hAnsi="Georgia" w:cs="Arial"/>
          <w:sz w:val="24"/>
          <w:szCs w:val="24"/>
        </w:rPr>
        <w:t>10.1080/14649365.2019.1593492</w:t>
      </w:r>
    </w:p>
    <w:p w14:paraId="31E15693" w14:textId="058ADEFE" w:rsidR="00717749" w:rsidRDefault="00717749" w:rsidP="00217456">
      <w:pPr>
        <w:spacing w:before="240" w:after="240" w:line="240" w:lineRule="auto"/>
        <w:textAlignment w:val="baseline"/>
        <w:rPr>
          <w:rFonts w:ascii="Georgia" w:eastAsia="Times New Roman" w:hAnsi="Georgia" w:cs="Arial"/>
          <w:sz w:val="24"/>
          <w:szCs w:val="24"/>
        </w:rPr>
      </w:pPr>
      <w:proofErr w:type="spellStart"/>
      <w:r w:rsidRPr="00717749">
        <w:rPr>
          <w:rFonts w:ascii="Georgia" w:eastAsia="Times New Roman" w:hAnsi="Georgia" w:cs="Arial"/>
          <w:sz w:val="24"/>
          <w:szCs w:val="24"/>
        </w:rPr>
        <w:t>M</w:t>
      </w:r>
      <w:r w:rsidR="00720326">
        <w:rPr>
          <w:rFonts w:ascii="Georgia" w:eastAsia="Times New Roman" w:hAnsi="Georgia" w:cs="Arial"/>
          <w:sz w:val="24"/>
          <w:szCs w:val="24"/>
        </w:rPr>
        <w:t>ajumdara</w:t>
      </w:r>
      <w:proofErr w:type="spellEnd"/>
      <w:r w:rsidR="00720326">
        <w:rPr>
          <w:rFonts w:ascii="Georgia" w:eastAsia="Times New Roman" w:hAnsi="Georgia" w:cs="Arial"/>
          <w:sz w:val="24"/>
          <w:szCs w:val="24"/>
        </w:rPr>
        <w:t xml:space="preserve">, B., &amp; </w:t>
      </w:r>
      <w:proofErr w:type="spellStart"/>
      <w:r w:rsidR="00720326">
        <w:rPr>
          <w:rFonts w:ascii="Georgia" w:eastAsia="Times New Roman" w:hAnsi="Georgia" w:cs="Arial"/>
          <w:sz w:val="24"/>
          <w:szCs w:val="24"/>
        </w:rPr>
        <w:t>Nahab</w:t>
      </w:r>
      <w:proofErr w:type="spellEnd"/>
      <w:r w:rsidR="00720326">
        <w:rPr>
          <w:rFonts w:ascii="Georgia" w:eastAsia="Times New Roman" w:hAnsi="Georgia" w:cs="Arial"/>
          <w:sz w:val="24"/>
          <w:szCs w:val="24"/>
        </w:rPr>
        <w:t>, S. 2020</w:t>
      </w:r>
      <w:r w:rsidRPr="00717749">
        <w:rPr>
          <w:rFonts w:ascii="Georgia" w:eastAsia="Times New Roman" w:hAnsi="Georgia" w:cs="Arial"/>
          <w:sz w:val="24"/>
          <w:szCs w:val="24"/>
        </w:rPr>
        <w:t>. Live sport during the COVID-19 crisis: fans as creative broadcasters. </w:t>
      </w:r>
      <w:r w:rsidRPr="00717749">
        <w:rPr>
          <w:rFonts w:ascii="Georgia" w:eastAsia="Times New Roman" w:hAnsi="Georgia" w:cs="Arial"/>
          <w:i/>
          <w:iCs/>
          <w:sz w:val="24"/>
          <w:szCs w:val="24"/>
        </w:rPr>
        <w:t>Sport in Society</w:t>
      </w:r>
      <w:r>
        <w:rPr>
          <w:rFonts w:ascii="Georgia" w:eastAsia="Times New Roman" w:hAnsi="Georgia" w:cs="Arial"/>
          <w:sz w:val="24"/>
          <w:szCs w:val="24"/>
        </w:rPr>
        <w:t xml:space="preserve"> 23 (7):</w:t>
      </w:r>
      <w:r w:rsidRPr="00717749">
        <w:rPr>
          <w:rFonts w:ascii="Georgia" w:eastAsia="Times New Roman" w:hAnsi="Georgia" w:cs="Arial"/>
          <w:sz w:val="24"/>
          <w:szCs w:val="24"/>
        </w:rPr>
        <w:t xml:space="preserve"> 1</w:t>
      </w:r>
      <w:r w:rsidR="00720326">
        <w:rPr>
          <w:rFonts w:ascii="Georgia" w:eastAsia="Times New Roman" w:hAnsi="Georgia" w:cs="Arial"/>
          <w:sz w:val="24"/>
          <w:szCs w:val="24"/>
        </w:rPr>
        <w:t>091</w:t>
      </w:r>
      <w:r w:rsidRPr="00717749">
        <w:rPr>
          <w:rFonts w:ascii="Georgia" w:eastAsia="Times New Roman" w:hAnsi="Georgia" w:cs="Arial"/>
          <w:sz w:val="24"/>
          <w:szCs w:val="24"/>
        </w:rPr>
        <w:t>-</w:t>
      </w:r>
      <w:r w:rsidR="00720326">
        <w:rPr>
          <w:rFonts w:ascii="Georgia" w:eastAsia="Times New Roman" w:hAnsi="Georgia" w:cs="Arial"/>
          <w:sz w:val="24"/>
          <w:szCs w:val="24"/>
        </w:rPr>
        <w:t>109</w:t>
      </w:r>
      <w:r w:rsidRPr="00717749">
        <w:rPr>
          <w:rFonts w:ascii="Georgia" w:eastAsia="Times New Roman" w:hAnsi="Georgia" w:cs="Arial"/>
          <w:sz w:val="24"/>
          <w:szCs w:val="24"/>
        </w:rPr>
        <w:t>9.</w:t>
      </w:r>
      <w:r w:rsidR="00720326">
        <w:rPr>
          <w:rFonts w:ascii="Georgia" w:eastAsia="Times New Roman" w:hAnsi="Georgia" w:cs="Arial"/>
          <w:sz w:val="24"/>
          <w:szCs w:val="24"/>
        </w:rPr>
        <w:t xml:space="preserve"> </w:t>
      </w:r>
      <w:r w:rsidR="00720326" w:rsidRPr="00720326">
        <w:rPr>
          <w:rFonts w:ascii="Georgia" w:eastAsia="Times New Roman" w:hAnsi="Georgia" w:cs="Arial"/>
          <w:sz w:val="24"/>
          <w:szCs w:val="24"/>
        </w:rPr>
        <w:t>https://doi.org/10.1080/17430437.2020.1776972</w:t>
      </w:r>
    </w:p>
    <w:p w14:paraId="0711AC58" w14:textId="233E4FC0"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Menaker</w:t>
      </w:r>
      <w:proofErr w:type="spellEnd"/>
      <w:r w:rsidRPr="00434D4C">
        <w:rPr>
          <w:rFonts w:ascii="Georgia" w:eastAsia="Times New Roman" w:hAnsi="Georgia" w:cs="Arial"/>
          <w:sz w:val="24"/>
          <w:szCs w:val="24"/>
        </w:rPr>
        <w:t>, B</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E., and B</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H. Chaney. </w:t>
      </w:r>
      <w:r w:rsidR="005C1822" w:rsidRPr="00434D4C">
        <w:rPr>
          <w:rFonts w:ascii="Georgia" w:eastAsia="Times New Roman" w:hAnsi="Georgia" w:cs="Arial"/>
          <w:sz w:val="24"/>
          <w:szCs w:val="24"/>
        </w:rPr>
        <w:t>2014</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College </w:t>
      </w:r>
      <w:r w:rsidR="005C1822">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5C1822">
        <w:rPr>
          <w:rFonts w:ascii="Georgia" w:eastAsia="Times New Roman" w:hAnsi="Georgia" w:cs="Arial"/>
          <w:sz w:val="24"/>
          <w:szCs w:val="24"/>
        </w:rPr>
        <w:t>Game Day S</w:t>
      </w:r>
      <w:r w:rsidRPr="00434D4C">
        <w:rPr>
          <w:rFonts w:ascii="Georgia" w:eastAsia="Times New Roman" w:hAnsi="Georgia" w:cs="Arial"/>
          <w:sz w:val="24"/>
          <w:szCs w:val="24"/>
        </w:rPr>
        <w:t xml:space="preserve">tadium </w:t>
      </w:r>
      <w:r w:rsidR="005C1822">
        <w:rPr>
          <w:rFonts w:ascii="Georgia" w:eastAsia="Times New Roman" w:hAnsi="Georgia" w:cs="Arial"/>
          <w:sz w:val="24"/>
          <w:szCs w:val="24"/>
        </w:rPr>
        <w:t>Incidents: Policy and Environmental Effects on Alcohol-Related Ejections and Crime.</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Policy Research in Tourism, Leisure and Events</w:t>
      </w:r>
      <w:r w:rsidR="005C1822">
        <w:rPr>
          <w:rFonts w:ascii="Georgia" w:eastAsia="Times New Roman" w:hAnsi="Georgia" w:cs="Arial"/>
          <w:sz w:val="24"/>
          <w:szCs w:val="24"/>
        </w:rPr>
        <w:t xml:space="preserve"> 6 </w:t>
      </w:r>
      <w:r w:rsidRPr="00434D4C">
        <w:rPr>
          <w:rFonts w:ascii="Georgia" w:eastAsia="Times New Roman" w:hAnsi="Georgia" w:cs="Arial"/>
          <w:sz w:val="24"/>
          <w:szCs w:val="24"/>
        </w:rPr>
        <w:t>(</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119-134.</w:t>
      </w:r>
    </w:p>
    <w:p w14:paraId="60C7A442" w14:textId="49A7F6DD" w:rsidR="00EA271D" w:rsidRDefault="00EA271D" w:rsidP="00217456">
      <w:pPr>
        <w:spacing w:before="240" w:after="240" w:line="240" w:lineRule="auto"/>
        <w:textAlignment w:val="baseline"/>
        <w:rPr>
          <w:rFonts w:ascii="Georgia" w:eastAsia="Times New Roman" w:hAnsi="Georgia" w:cs="Arial"/>
          <w:sz w:val="24"/>
          <w:szCs w:val="24"/>
        </w:rPr>
      </w:pPr>
      <w:r w:rsidRPr="00EA271D">
        <w:rPr>
          <w:rFonts w:ascii="Georgia" w:eastAsia="Times New Roman" w:hAnsi="Georgia" w:cs="Arial"/>
          <w:sz w:val="24"/>
          <w:szCs w:val="24"/>
        </w:rPr>
        <w:t>Metzger, M</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M</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R</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Bonneau, J</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w:t>
      </w:r>
      <w:proofErr w:type="spellStart"/>
      <w:r w:rsidRPr="00EA271D">
        <w:rPr>
          <w:rFonts w:ascii="Georgia" w:eastAsia="Times New Roman" w:hAnsi="Georgia" w:cs="Arial"/>
          <w:sz w:val="24"/>
          <w:szCs w:val="24"/>
        </w:rPr>
        <w:t>Nagler</w:t>
      </w:r>
      <w:proofErr w:type="spellEnd"/>
      <w:r w:rsidRPr="00EA271D">
        <w:rPr>
          <w:rFonts w:ascii="Georgia" w:eastAsia="Times New Roman" w:hAnsi="Georgia" w:cs="Arial"/>
          <w:sz w:val="24"/>
          <w:szCs w:val="24"/>
        </w:rPr>
        <w:t>, and J</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A. Tucker. 2016</w:t>
      </w:r>
      <w:r>
        <w:rPr>
          <w:rFonts w:ascii="Georgia" w:eastAsia="Times New Roman" w:hAnsi="Georgia" w:cs="Arial"/>
          <w:sz w:val="24"/>
          <w:szCs w:val="24"/>
        </w:rPr>
        <w:t xml:space="preserve">. </w:t>
      </w:r>
      <w:r w:rsidRPr="00EA271D">
        <w:rPr>
          <w:rFonts w:ascii="Georgia" w:eastAsia="Times New Roman" w:hAnsi="Georgia" w:cs="Arial"/>
          <w:sz w:val="24"/>
          <w:szCs w:val="24"/>
        </w:rPr>
        <w:t xml:space="preserve">Tweeting Identity? Ukrainian, Russian, and #Euromaidan. </w:t>
      </w:r>
      <w:r w:rsidRPr="00EA271D">
        <w:rPr>
          <w:rFonts w:ascii="Georgia" w:eastAsia="Times New Roman" w:hAnsi="Georgia" w:cs="Arial"/>
          <w:i/>
          <w:iCs/>
          <w:sz w:val="24"/>
          <w:szCs w:val="24"/>
        </w:rPr>
        <w:t xml:space="preserve">Journal of Comparative Economics </w:t>
      </w:r>
      <w:r>
        <w:rPr>
          <w:rFonts w:ascii="Georgia" w:eastAsia="Times New Roman" w:hAnsi="Georgia" w:cs="Arial"/>
          <w:sz w:val="24"/>
          <w:szCs w:val="24"/>
        </w:rPr>
        <w:t xml:space="preserve">44 </w:t>
      </w:r>
      <w:r w:rsidRPr="00EA271D">
        <w:rPr>
          <w:rFonts w:ascii="Georgia" w:eastAsia="Times New Roman" w:hAnsi="Georgia" w:cs="Arial"/>
          <w:sz w:val="24"/>
          <w:szCs w:val="24"/>
        </w:rPr>
        <w:t>(</w:t>
      </w:r>
      <w:r>
        <w:rPr>
          <w:rFonts w:ascii="Georgia" w:eastAsia="Times New Roman" w:hAnsi="Georgia" w:cs="Arial"/>
          <w:sz w:val="24"/>
          <w:szCs w:val="24"/>
        </w:rPr>
        <w:t>1</w:t>
      </w:r>
      <w:r w:rsidRPr="00EA271D">
        <w:rPr>
          <w:rFonts w:ascii="Georgia" w:eastAsia="Times New Roman" w:hAnsi="Georgia" w:cs="Arial"/>
          <w:sz w:val="24"/>
          <w:szCs w:val="24"/>
        </w:rPr>
        <w:t xml:space="preserve">): 16-40. </w:t>
      </w:r>
      <w:r w:rsidR="00720326" w:rsidRPr="00720326">
        <w:rPr>
          <w:rFonts w:ascii="Georgia" w:eastAsia="Times New Roman" w:hAnsi="Georgia" w:cs="Arial"/>
          <w:sz w:val="24"/>
          <w:szCs w:val="24"/>
        </w:rPr>
        <w:t>https://doi.org/10.1016/j.jce.2015.12.004</w:t>
      </w:r>
    </w:p>
    <w:p w14:paraId="4C0D6BE2" w14:textId="65F54F44"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Morgan, </w:t>
      </w:r>
      <w:r w:rsidR="005C1822">
        <w:rPr>
          <w:rFonts w:ascii="Georgia" w:eastAsia="Times New Roman" w:hAnsi="Georgia" w:cs="Arial"/>
          <w:sz w:val="24"/>
          <w:szCs w:val="24"/>
        </w:rPr>
        <w:t>L.</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J.</w:t>
      </w:r>
      <w:r w:rsidRPr="00434D4C">
        <w:rPr>
          <w:rFonts w:ascii="Georgia" w:eastAsia="Times New Roman" w:hAnsi="Georgia" w:cs="Arial"/>
          <w:sz w:val="24"/>
          <w:szCs w:val="24"/>
        </w:rPr>
        <w:t xml:space="preserve"> and T</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Klimasewski</w:t>
      </w:r>
      <w:proofErr w:type="spellEnd"/>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2015</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Pigskin Power Region: Dominance of Southern Collegiate Football. </w:t>
      </w:r>
      <w:r w:rsidRPr="00434D4C">
        <w:rPr>
          <w:rFonts w:ascii="Georgia" w:eastAsia="Times New Roman" w:hAnsi="Georgia" w:cs="Times"/>
          <w:i/>
          <w:iCs/>
          <w:sz w:val="24"/>
          <w:szCs w:val="24"/>
        </w:rPr>
        <w:t>Southeastern Geographer</w:t>
      </w:r>
      <w:r w:rsidR="005C1822">
        <w:rPr>
          <w:rFonts w:ascii="Georgia" w:eastAsia="Times New Roman" w:hAnsi="Georgia" w:cs="Arial"/>
          <w:sz w:val="24"/>
          <w:szCs w:val="24"/>
        </w:rPr>
        <w:t> 55</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2</w:t>
      </w:r>
      <w:r w:rsidRPr="00434D4C">
        <w:rPr>
          <w:rFonts w:ascii="Georgia" w:eastAsia="Times New Roman" w:hAnsi="Georgia" w:cs="Arial"/>
          <w:sz w:val="24"/>
          <w:szCs w:val="24"/>
        </w:rPr>
        <w:t>): 214-224.</w:t>
      </w:r>
    </w:p>
    <w:p w14:paraId="39F0949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Nagel,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R</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2018</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Southern Exceptionalism and the Perils of Region. </w:t>
      </w:r>
      <w:r w:rsidRPr="00434D4C">
        <w:rPr>
          <w:rFonts w:ascii="Georgia" w:eastAsia="Times New Roman" w:hAnsi="Georgia" w:cs="Arial"/>
          <w:i/>
          <w:iCs/>
          <w:sz w:val="24"/>
          <w:szCs w:val="24"/>
          <w:bdr w:val="none" w:sz="0" w:space="0" w:color="auto" w:frame="1"/>
        </w:rPr>
        <w:t>The Professional Geographer</w:t>
      </w:r>
      <w:r w:rsidR="00F86DE7">
        <w:rPr>
          <w:rFonts w:ascii="Georgia" w:eastAsia="Times New Roman" w:hAnsi="Georgia" w:cs="Arial"/>
          <w:sz w:val="24"/>
          <w:szCs w:val="24"/>
        </w:rPr>
        <w:t> 70</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4</w:t>
      </w:r>
      <w:r w:rsidRPr="00434D4C">
        <w:rPr>
          <w:rFonts w:ascii="Georgia" w:eastAsia="Times New Roman" w:hAnsi="Georgia" w:cs="Arial"/>
          <w:sz w:val="24"/>
          <w:szCs w:val="24"/>
        </w:rPr>
        <w:t>): 678-686.</w:t>
      </w:r>
    </w:p>
    <w:p w14:paraId="5D82513B"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bdr w:val="none" w:sz="0" w:space="0" w:color="auto" w:frame="1"/>
        </w:rPr>
        <w:t>Poorthuis</w:t>
      </w:r>
      <w:proofErr w:type="spellEnd"/>
      <w:r w:rsidRPr="00434D4C">
        <w:rPr>
          <w:rFonts w:ascii="Georgia" w:eastAsia="Times New Roman" w:hAnsi="Georgia" w:cs="Arial"/>
          <w:sz w:val="24"/>
          <w:szCs w:val="24"/>
          <w:bdr w:val="none" w:sz="0" w:space="0" w:color="auto" w:frame="1"/>
        </w:rPr>
        <w:t>, A., M. Zook, M. Graham, T. Sh</w:t>
      </w:r>
      <w:r w:rsidR="00F86DE7">
        <w:rPr>
          <w:rFonts w:ascii="Georgia" w:eastAsia="Times New Roman" w:hAnsi="Georgia" w:cs="Arial"/>
          <w:sz w:val="24"/>
          <w:szCs w:val="24"/>
          <w:bdr w:val="none" w:sz="0" w:space="0" w:color="auto" w:frame="1"/>
        </w:rPr>
        <w:t>elton, and M. Stephens. 2016. Using Geotagged Digital Social D</w:t>
      </w:r>
      <w:r w:rsidRPr="00434D4C">
        <w:rPr>
          <w:rFonts w:ascii="Georgia" w:eastAsia="Times New Roman" w:hAnsi="Georgia" w:cs="Arial"/>
          <w:sz w:val="24"/>
          <w:szCs w:val="24"/>
          <w:bdr w:val="none" w:sz="0" w:space="0" w:color="auto" w:frame="1"/>
        </w:rPr>
        <w:t xml:space="preserve">ata in </w:t>
      </w:r>
      <w:r w:rsidR="00F86DE7">
        <w:rPr>
          <w:rFonts w:ascii="Georgia" w:eastAsia="Times New Roman" w:hAnsi="Georgia" w:cs="Arial"/>
          <w:sz w:val="24"/>
          <w:szCs w:val="24"/>
          <w:bdr w:val="none" w:sz="0" w:space="0" w:color="auto" w:frame="1"/>
        </w:rPr>
        <w:t xml:space="preserve">Geographic Research.” </w:t>
      </w:r>
      <w:r w:rsidRPr="00434D4C">
        <w:rPr>
          <w:rFonts w:ascii="Georgia" w:eastAsia="Times New Roman" w:hAnsi="Georgia" w:cs="Arial"/>
          <w:sz w:val="24"/>
          <w:szCs w:val="24"/>
          <w:bdr w:val="none" w:sz="0" w:space="0" w:color="auto" w:frame="1"/>
        </w:rPr>
        <w:t>In </w:t>
      </w:r>
      <w:r w:rsidR="00F86DE7">
        <w:rPr>
          <w:rFonts w:ascii="Georgia" w:eastAsia="Times New Roman" w:hAnsi="Georgia" w:cs="Arial"/>
          <w:i/>
          <w:iCs/>
          <w:sz w:val="24"/>
          <w:szCs w:val="24"/>
          <w:bdr w:val="none" w:sz="0" w:space="0" w:color="auto" w:frame="1"/>
        </w:rPr>
        <w:t>Key Methods in G</w:t>
      </w:r>
      <w:r w:rsidR="00F86DE7" w:rsidRPr="00434D4C">
        <w:rPr>
          <w:rFonts w:ascii="Georgia" w:eastAsia="Times New Roman" w:hAnsi="Georgia" w:cs="Arial"/>
          <w:i/>
          <w:iCs/>
          <w:sz w:val="24"/>
          <w:szCs w:val="24"/>
          <w:bdr w:val="none" w:sz="0" w:space="0" w:color="auto" w:frame="1"/>
        </w:rPr>
        <w:t>eography</w:t>
      </w:r>
      <w:r w:rsidR="00F86DE7">
        <w:rPr>
          <w:rFonts w:ascii="Georgia" w:eastAsia="Times New Roman" w:hAnsi="Georgia" w:cs="Arial"/>
          <w:sz w:val="24"/>
          <w:szCs w:val="24"/>
          <w:bdr w:val="none" w:sz="0" w:space="0" w:color="auto" w:frame="1"/>
        </w:rPr>
        <w:t xml:space="preserve">, edited by </w:t>
      </w:r>
      <w:r w:rsidRPr="00434D4C">
        <w:rPr>
          <w:rFonts w:ascii="Georgia" w:eastAsia="Times New Roman" w:hAnsi="Georgia" w:cs="Arial"/>
          <w:sz w:val="24"/>
          <w:szCs w:val="24"/>
          <w:bdr w:val="none" w:sz="0" w:space="0" w:color="auto" w:frame="1"/>
        </w:rPr>
        <w:t>Clifford, N., M. Cope, T. W</w:t>
      </w:r>
      <w:r w:rsidR="00F86DE7">
        <w:rPr>
          <w:rFonts w:ascii="Georgia" w:eastAsia="Times New Roman" w:hAnsi="Georgia" w:cs="Arial"/>
          <w:sz w:val="24"/>
          <w:szCs w:val="24"/>
          <w:bdr w:val="none" w:sz="0" w:space="0" w:color="auto" w:frame="1"/>
        </w:rPr>
        <w:t>. Gillespie, and S. French,</w:t>
      </w:r>
      <w:r w:rsidRPr="00434D4C">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248-269</w:t>
      </w:r>
      <w:r w:rsidR="00F86DE7">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Los Angeles, CA</w:t>
      </w:r>
      <w:r w:rsidRPr="00434D4C">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Sage</w:t>
      </w:r>
      <w:r w:rsidRPr="00434D4C">
        <w:rPr>
          <w:rFonts w:ascii="Georgia" w:eastAsia="Times New Roman" w:hAnsi="Georgia" w:cs="Arial"/>
          <w:sz w:val="24"/>
          <w:szCs w:val="24"/>
          <w:bdr w:val="none" w:sz="0" w:space="0" w:color="auto" w:frame="1"/>
        </w:rPr>
        <w:t>.</w:t>
      </w:r>
    </w:p>
    <w:p w14:paraId="0077B985" w14:textId="37279333" w:rsidR="00EA271D" w:rsidRDefault="00EA271D" w:rsidP="00EA271D">
      <w:pPr>
        <w:spacing w:before="240" w:after="240" w:line="240" w:lineRule="auto"/>
        <w:textAlignment w:val="baseline"/>
        <w:rPr>
          <w:rFonts w:ascii="Georgia" w:eastAsia="Times New Roman" w:hAnsi="Georgia" w:cs="Arial"/>
          <w:sz w:val="24"/>
          <w:szCs w:val="24"/>
        </w:rPr>
      </w:pPr>
      <w:proofErr w:type="spellStart"/>
      <w:r w:rsidRPr="00EA271D">
        <w:rPr>
          <w:rFonts w:ascii="Georgia" w:eastAsia="Times New Roman" w:hAnsi="Georgia" w:cs="Arial"/>
          <w:sz w:val="24"/>
          <w:szCs w:val="24"/>
        </w:rPr>
        <w:t>Polese</w:t>
      </w:r>
      <w:proofErr w:type="spellEnd"/>
      <w:r w:rsidRPr="00EA271D">
        <w:rPr>
          <w:rFonts w:ascii="Georgia" w:eastAsia="Times New Roman" w:hAnsi="Georgia" w:cs="Arial"/>
          <w:sz w:val="24"/>
          <w:szCs w:val="24"/>
        </w:rPr>
        <w:t>, A.</w:t>
      </w:r>
      <w:r>
        <w:rPr>
          <w:rFonts w:ascii="Georgia" w:eastAsia="Times New Roman" w:hAnsi="Georgia" w:cs="Arial"/>
          <w:sz w:val="24"/>
          <w:szCs w:val="24"/>
        </w:rPr>
        <w:t xml:space="preserve"> 2018</w:t>
      </w:r>
      <w:r w:rsidR="007A02B5">
        <w:rPr>
          <w:rFonts w:ascii="Georgia" w:eastAsia="Times New Roman" w:hAnsi="Georgia" w:cs="Arial"/>
          <w:sz w:val="24"/>
          <w:szCs w:val="24"/>
        </w:rPr>
        <w:t xml:space="preserve"> </w:t>
      </w:r>
      <w:r w:rsidRPr="00EA271D">
        <w:rPr>
          <w:rFonts w:ascii="Georgia" w:eastAsia="Times New Roman" w:hAnsi="Georgia" w:cs="Arial"/>
          <w:sz w:val="24"/>
          <w:szCs w:val="24"/>
        </w:rPr>
        <w:t xml:space="preserve">Building a Ukrainian Identity in Odessa: Negotiation of Markers and Informal </w:t>
      </w:r>
      <w:r w:rsidR="007A02B5">
        <w:rPr>
          <w:rFonts w:ascii="Georgia" w:eastAsia="Times New Roman" w:hAnsi="Georgia" w:cs="Arial"/>
          <w:sz w:val="24"/>
          <w:szCs w:val="24"/>
        </w:rPr>
        <w:t>Nationalism.</w:t>
      </w:r>
      <w:r w:rsidRPr="00EA271D">
        <w:rPr>
          <w:rFonts w:ascii="Georgia" w:eastAsia="Times New Roman" w:hAnsi="Georgia" w:cs="Arial"/>
          <w:sz w:val="24"/>
          <w:szCs w:val="24"/>
        </w:rPr>
        <w:t xml:space="preserve"> </w:t>
      </w:r>
      <w:proofErr w:type="spellStart"/>
      <w:r w:rsidRPr="00EA271D">
        <w:rPr>
          <w:rFonts w:ascii="Georgia" w:eastAsia="Times New Roman" w:hAnsi="Georgia" w:cs="Arial"/>
          <w:i/>
          <w:iCs/>
          <w:sz w:val="24"/>
          <w:szCs w:val="24"/>
        </w:rPr>
        <w:t>Otoritas</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Jurnal</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Ilmu</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Pemerintahan</w:t>
      </w:r>
      <w:proofErr w:type="spellEnd"/>
      <w:r w:rsidRPr="00EA271D">
        <w:rPr>
          <w:rFonts w:ascii="Georgia" w:eastAsia="Times New Roman" w:hAnsi="Georgia" w:cs="Arial"/>
          <w:i/>
          <w:iCs/>
          <w:sz w:val="24"/>
          <w:szCs w:val="24"/>
        </w:rPr>
        <w:t xml:space="preserve"> </w:t>
      </w:r>
      <w:r>
        <w:rPr>
          <w:rFonts w:ascii="Georgia" w:eastAsia="Times New Roman" w:hAnsi="Georgia" w:cs="Arial"/>
          <w:sz w:val="24"/>
          <w:szCs w:val="24"/>
        </w:rPr>
        <w:t>8 (1</w:t>
      </w:r>
      <w:r w:rsidRPr="00EA271D">
        <w:rPr>
          <w:rFonts w:ascii="Georgia" w:eastAsia="Times New Roman" w:hAnsi="Georgia" w:cs="Arial"/>
          <w:sz w:val="24"/>
          <w:szCs w:val="24"/>
        </w:rPr>
        <w:t xml:space="preserve">): 1-16. </w:t>
      </w:r>
    </w:p>
    <w:p w14:paraId="7509BA5E" w14:textId="09814218" w:rsidR="00CD4258" w:rsidRDefault="00CD4258" w:rsidP="00EA271D">
      <w:pPr>
        <w:spacing w:before="240" w:after="240" w:line="240" w:lineRule="auto"/>
        <w:textAlignment w:val="baseline"/>
        <w:rPr>
          <w:rFonts w:ascii="Georgia" w:eastAsia="Times New Roman" w:hAnsi="Georgia" w:cs="Arial"/>
          <w:sz w:val="24"/>
          <w:szCs w:val="24"/>
        </w:rPr>
      </w:pPr>
      <w:r w:rsidRPr="00CD4258">
        <w:rPr>
          <w:rFonts w:ascii="Georgia" w:eastAsia="Times New Roman" w:hAnsi="Georgia" w:cs="Arial"/>
          <w:sz w:val="24"/>
          <w:szCs w:val="24"/>
        </w:rPr>
        <w:t>Reed, J.</w:t>
      </w:r>
      <w:r w:rsidR="00A761E4">
        <w:rPr>
          <w:rFonts w:ascii="Georgia" w:eastAsia="Times New Roman" w:hAnsi="Georgia" w:cs="Arial"/>
          <w:sz w:val="24"/>
          <w:szCs w:val="24"/>
        </w:rPr>
        <w:t xml:space="preserve"> </w:t>
      </w:r>
      <w:r w:rsidRPr="00CD4258">
        <w:rPr>
          <w:rFonts w:ascii="Georgia" w:eastAsia="Times New Roman" w:hAnsi="Georgia" w:cs="Arial"/>
          <w:sz w:val="24"/>
          <w:szCs w:val="24"/>
        </w:rPr>
        <w:t>S. 1976. The heart of Dixie: An essay in folk geography. </w:t>
      </w:r>
      <w:r w:rsidRPr="00CD4258">
        <w:rPr>
          <w:rFonts w:ascii="Georgia" w:eastAsia="Times New Roman" w:hAnsi="Georgia" w:cs="Arial"/>
          <w:i/>
          <w:iCs/>
          <w:sz w:val="24"/>
          <w:szCs w:val="24"/>
        </w:rPr>
        <w:t>Social Forces</w:t>
      </w:r>
      <w:r w:rsidR="002E6FF8">
        <w:rPr>
          <w:rFonts w:ascii="Georgia" w:eastAsia="Times New Roman" w:hAnsi="Georgia" w:cs="Arial"/>
          <w:sz w:val="24"/>
          <w:szCs w:val="24"/>
        </w:rPr>
        <w:t xml:space="preserve"> </w:t>
      </w:r>
      <w:r w:rsidRPr="00E74B69">
        <w:rPr>
          <w:rFonts w:ascii="Georgia" w:eastAsia="Times New Roman" w:hAnsi="Georgia" w:cs="Arial"/>
          <w:iCs/>
          <w:sz w:val="24"/>
          <w:szCs w:val="24"/>
        </w:rPr>
        <w:t>54</w:t>
      </w:r>
      <w:r w:rsidR="002E6FF8">
        <w:rPr>
          <w:rFonts w:ascii="Georgia" w:eastAsia="Times New Roman" w:hAnsi="Georgia" w:cs="Arial"/>
          <w:sz w:val="24"/>
          <w:szCs w:val="24"/>
        </w:rPr>
        <w:t xml:space="preserve"> </w:t>
      </w:r>
      <w:r w:rsidRPr="00CD4258">
        <w:rPr>
          <w:rFonts w:ascii="Georgia" w:eastAsia="Times New Roman" w:hAnsi="Georgia" w:cs="Arial"/>
          <w:sz w:val="24"/>
          <w:szCs w:val="24"/>
        </w:rPr>
        <w:t>(4)</w:t>
      </w:r>
      <w:r>
        <w:rPr>
          <w:rFonts w:ascii="Georgia" w:eastAsia="Times New Roman" w:hAnsi="Georgia" w:cs="Arial"/>
          <w:sz w:val="24"/>
          <w:szCs w:val="24"/>
        </w:rPr>
        <w:t xml:space="preserve">: </w:t>
      </w:r>
      <w:r w:rsidRPr="00CD4258">
        <w:rPr>
          <w:rFonts w:ascii="Georgia" w:eastAsia="Times New Roman" w:hAnsi="Georgia" w:cs="Arial"/>
          <w:sz w:val="24"/>
          <w:szCs w:val="24"/>
        </w:rPr>
        <w:t xml:space="preserve">925-939. </w:t>
      </w:r>
    </w:p>
    <w:p w14:paraId="6B732A7C" w14:textId="113F93D3"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Riesman, </w:t>
      </w:r>
      <w:r w:rsidR="00F86DE7">
        <w:rPr>
          <w:rFonts w:ascii="Georgia" w:eastAsia="Times New Roman" w:hAnsi="Georgia" w:cs="Arial"/>
          <w:sz w:val="24"/>
          <w:szCs w:val="24"/>
        </w:rPr>
        <w:t>D.</w:t>
      </w:r>
      <w:r w:rsidRPr="00434D4C">
        <w:rPr>
          <w:rFonts w:ascii="Georgia" w:eastAsia="Times New Roman" w:hAnsi="Georgia" w:cs="Arial"/>
          <w:sz w:val="24"/>
          <w:szCs w:val="24"/>
        </w:rPr>
        <w:t xml:space="preserve"> and </w:t>
      </w:r>
      <w:r w:rsidR="00F86DE7">
        <w:rPr>
          <w:rFonts w:ascii="Georgia" w:eastAsia="Times New Roman" w:hAnsi="Georgia" w:cs="Arial"/>
          <w:sz w:val="24"/>
          <w:szCs w:val="24"/>
        </w:rPr>
        <w:t>R.</w:t>
      </w:r>
      <w:r w:rsidRPr="00434D4C">
        <w:rPr>
          <w:rFonts w:ascii="Georgia" w:eastAsia="Times New Roman" w:hAnsi="Georgia" w:cs="Arial"/>
          <w:sz w:val="24"/>
          <w:szCs w:val="24"/>
        </w:rPr>
        <w:t xml:space="preserve"> Denney. </w:t>
      </w:r>
      <w:r w:rsidR="00F86DE7" w:rsidRPr="00434D4C">
        <w:rPr>
          <w:rFonts w:ascii="Georgia" w:eastAsia="Times New Roman" w:hAnsi="Georgia" w:cs="Arial"/>
          <w:sz w:val="24"/>
          <w:szCs w:val="24"/>
        </w:rPr>
        <w:t>1951</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Football in America:</w:t>
      </w:r>
      <w:r w:rsidR="00F86DE7">
        <w:rPr>
          <w:rFonts w:ascii="Georgia" w:eastAsia="Times New Roman" w:hAnsi="Georgia" w:cs="Arial"/>
          <w:sz w:val="24"/>
          <w:szCs w:val="24"/>
        </w:rPr>
        <w:t xml:space="preserve"> A Study in Cultural Diffusion.</w:t>
      </w:r>
      <w:r w:rsidRPr="00434D4C">
        <w:rPr>
          <w:rFonts w:ascii="Georgia" w:eastAsia="Times New Roman" w:hAnsi="Georgia" w:cs="Arial"/>
          <w:sz w:val="24"/>
          <w:szCs w:val="24"/>
        </w:rPr>
        <w:t> </w:t>
      </w:r>
      <w:r w:rsidRPr="00434D4C">
        <w:rPr>
          <w:rFonts w:ascii="Georgia" w:eastAsia="Times New Roman" w:hAnsi="Georgia" w:cs="Times"/>
          <w:i/>
          <w:iCs/>
          <w:sz w:val="24"/>
          <w:szCs w:val="24"/>
        </w:rPr>
        <w:t>American Quarterly</w:t>
      </w:r>
      <w:r w:rsidR="00F86DE7">
        <w:rPr>
          <w:rFonts w:ascii="Georgia" w:eastAsia="Times New Roman" w:hAnsi="Georgia" w:cs="Arial"/>
          <w:sz w:val="24"/>
          <w:szCs w:val="24"/>
        </w:rPr>
        <w:t> 3</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4</w:t>
      </w:r>
      <w:r w:rsidRPr="00434D4C">
        <w:rPr>
          <w:rFonts w:ascii="Georgia" w:eastAsia="Times New Roman" w:hAnsi="Georgia" w:cs="Arial"/>
          <w:sz w:val="24"/>
          <w:szCs w:val="24"/>
        </w:rPr>
        <w:t>): 309-325.</w:t>
      </w:r>
    </w:p>
    <w:p w14:paraId="3C31C00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Roseman, C.</w:t>
      </w:r>
      <w:r w:rsidR="00F86DE7">
        <w:rPr>
          <w:rFonts w:ascii="Georgia" w:eastAsia="Times New Roman" w:hAnsi="Georgia" w:cs="Arial"/>
          <w:sz w:val="24"/>
          <w:szCs w:val="24"/>
        </w:rPr>
        <w:t xml:space="preserve"> </w:t>
      </w:r>
      <w:r w:rsidRPr="00434D4C">
        <w:rPr>
          <w:rFonts w:ascii="Georgia" w:eastAsia="Times New Roman" w:hAnsi="Georgia" w:cs="Arial"/>
          <w:sz w:val="24"/>
          <w:szCs w:val="24"/>
        </w:rPr>
        <w:t>C. and F.</w:t>
      </w:r>
      <w:r w:rsidR="00F86DE7">
        <w:rPr>
          <w:rFonts w:ascii="Georgia" w:eastAsia="Times New Roman" w:hAnsi="Georgia" w:cs="Arial"/>
          <w:sz w:val="24"/>
          <w:szCs w:val="24"/>
        </w:rPr>
        <w:t xml:space="preserve"> </w:t>
      </w:r>
      <w:r w:rsidRPr="00434D4C">
        <w:rPr>
          <w:rFonts w:ascii="Georgia" w:eastAsia="Times New Roman" w:hAnsi="Georgia" w:cs="Arial"/>
          <w:sz w:val="24"/>
          <w:szCs w:val="24"/>
        </w:rPr>
        <w:t xml:space="preserve">M. Shelley. </w:t>
      </w:r>
      <w:r w:rsidR="00F86DE7" w:rsidRPr="00434D4C">
        <w:rPr>
          <w:rFonts w:ascii="Georgia" w:eastAsia="Times New Roman" w:hAnsi="Georgia" w:cs="Arial"/>
          <w:sz w:val="24"/>
          <w:szCs w:val="24"/>
        </w:rPr>
        <w:t>1988</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The Geography of Collegia</w:t>
      </w:r>
      <w:r w:rsidR="00F86DE7">
        <w:rPr>
          <w:rFonts w:ascii="Georgia" w:eastAsia="Times New Roman" w:hAnsi="Georgia" w:cs="Arial"/>
          <w:sz w:val="24"/>
          <w:szCs w:val="24"/>
        </w:rPr>
        <w:t>te Football Radio Broadcasting.</w:t>
      </w:r>
      <w:r w:rsidRPr="00434D4C">
        <w:rPr>
          <w:rFonts w:ascii="Georgia" w:eastAsia="Times New Roman" w:hAnsi="Georgia" w:cs="Times"/>
          <w:i/>
          <w:iCs/>
          <w:sz w:val="24"/>
          <w:szCs w:val="24"/>
        </w:rPr>
        <w:t> Sport Place</w:t>
      </w:r>
      <w:r w:rsidR="00F86DE7">
        <w:rPr>
          <w:rFonts w:ascii="Georgia" w:eastAsia="Times New Roman" w:hAnsi="Georgia" w:cs="Arial"/>
          <w:sz w:val="24"/>
          <w:szCs w:val="24"/>
        </w:rPr>
        <w:t> 2</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w:t>
      </w:r>
      <w:r w:rsidRPr="00434D4C">
        <w:rPr>
          <w:rFonts w:ascii="Georgia" w:eastAsia="Times New Roman" w:hAnsi="Georgia" w:cs="Arial"/>
          <w:sz w:val="24"/>
          <w:szCs w:val="24"/>
        </w:rPr>
        <w:t>): 42-50.</w:t>
      </w:r>
    </w:p>
    <w:p w14:paraId="5BA06C1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Steinfeldt</w:t>
      </w:r>
      <w:proofErr w:type="spellEnd"/>
      <w:r w:rsidRPr="00434D4C">
        <w:rPr>
          <w:rFonts w:ascii="Georgia" w:eastAsia="Times New Roman" w:hAnsi="Georgia" w:cs="Arial"/>
          <w:sz w:val="24"/>
          <w:szCs w:val="24"/>
        </w:rPr>
        <w:t xml:space="preserve">, </w:t>
      </w:r>
      <w:r w:rsidR="00F86DE7">
        <w:rPr>
          <w:rFonts w:ascii="Georgia" w:eastAsia="Times New Roman" w:hAnsi="Georgia" w:cs="Arial"/>
          <w:sz w:val="24"/>
          <w:szCs w:val="24"/>
        </w:rPr>
        <w:t>J.</w:t>
      </w:r>
      <w:r w:rsidRPr="00434D4C">
        <w:rPr>
          <w:rFonts w:ascii="Georgia" w:eastAsia="Times New Roman" w:hAnsi="Georgia" w:cs="Arial"/>
          <w:sz w:val="24"/>
          <w:szCs w:val="24"/>
        </w:rPr>
        <w:t xml:space="preserve"> A., </w:t>
      </w:r>
      <w:r w:rsidR="00F86DE7">
        <w:rPr>
          <w:rFonts w:ascii="Georgia" w:eastAsia="Times New Roman" w:hAnsi="Georgia" w:cs="Arial"/>
          <w:sz w:val="24"/>
          <w:szCs w:val="24"/>
        </w:rPr>
        <w:t>G.</w:t>
      </w:r>
      <w:r w:rsidRPr="00434D4C">
        <w:rPr>
          <w:rFonts w:ascii="Georgia" w:eastAsia="Times New Roman" w:hAnsi="Georgia" w:cs="Arial"/>
          <w:sz w:val="24"/>
          <w:szCs w:val="24"/>
        </w:rPr>
        <w:t xml:space="preserve"> A. Gilchrist, </w:t>
      </w:r>
      <w:r w:rsidR="00F86DE7">
        <w:rPr>
          <w:rFonts w:ascii="Georgia" w:eastAsia="Times New Roman" w:hAnsi="Georgia" w:cs="Arial"/>
          <w:sz w:val="24"/>
          <w:szCs w:val="24"/>
        </w:rPr>
        <w:t>A.</w:t>
      </w:r>
      <w:r w:rsidRPr="00434D4C">
        <w:rPr>
          <w:rFonts w:ascii="Georgia" w:eastAsia="Times New Roman" w:hAnsi="Georgia" w:cs="Arial"/>
          <w:sz w:val="24"/>
          <w:szCs w:val="24"/>
        </w:rPr>
        <w:t xml:space="preserve"> W. </w:t>
      </w:r>
      <w:proofErr w:type="spellStart"/>
      <w:r w:rsidRPr="00434D4C">
        <w:rPr>
          <w:rFonts w:ascii="Georgia" w:eastAsia="Times New Roman" w:hAnsi="Georgia" w:cs="Arial"/>
          <w:sz w:val="24"/>
          <w:szCs w:val="24"/>
        </w:rPr>
        <w:t>Halterman</w:t>
      </w:r>
      <w:proofErr w:type="spellEnd"/>
      <w:r w:rsidRPr="00434D4C">
        <w:rPr>
          <w:rFonts w:ascii="Georgia" w:eastAsia="Times New Roman" w:hAnsi="Georgia" w:cs="Arial"/>
          <w:sz w:val="24"/>
          <w:szCs w:val="24"/>
        </w:rPr>
        <w:t xml:space="preserve">, </w:t>
      </w:r>
      <w:r w:rsidR="00F86DE7">
        <w:rPr>
          <w:rFonts w:ascii="Georgia" w:eastAsia="Times New Roman" w:hAnsi="Georgia" w:cs="Arial"/>
          <w:sz w:val="24"/>
          <w:szCs w:val="24"/>
        </w:rPr>
        <w:t>A.</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Gomory</w:t>
      </w:r>
      <w:proofErr w:type="spellEnd"/>
      <w:r w:rsidRPr="00434D4C">
        <w:rPr>
          <w:rFonts w:ascii="Georgia" w:eastAsia="Times New Roman" w:hAnsi="Georgia" w:cs="Arial"/>
          <w:sz w:val="24"/>
          <w:szCs w:val="24"/>
        </w:rPr>
        <w:t xml:space="preserve">, and </w:t>
      </w:r>
      <w:r w:rsidR="00F86DE7">
        <w:rPr>
          <w:rFonts w:ascii="Georgia" w:eastAsia="Times New Roman" w:hAnsi="Georgia" w:cs="Arial"/>
          <w:sz w:val="24"/>
          <w:szCs w:val="24"/>
        </w:rPr>
        <w:t>M.</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Steinfeldt</w:t>
      </w:r>
      <w:proofErr w:type="spellEnd"/>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2011</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Drive for </w:t>
      </w:r>
      <w:r w:rsidR="00F86DE7">
        <w:rPr>
          <w:rFonts w:ascii="Georgia" w:eastAsia="Times New Roman" w:hAnsi="Georgia" w:cs="Arial"/>
          <w:sz w:val="24"/>
          <w:szCs w:val="24"/>
        </w:rPr>
        <w:t>M</w:t>
      </w:r>
      <w:r w:rsidRPr="00434D4C">
        <w:rPr>
          <w:rFonts w:ascii="Georgia" w:eastAsia="Times New Roman" w:hAnsi="Georgia" w:cs="Arial"/>
          <w:sz w:val="24"/>
          <w:szCs w:val="24"/>
        </w:rPr>
        <w:t xml:space="preserve">uscularity and </w:t>
      </w:r>
      <w:r w:rsidR="00F86DE7">
        <w:rPr>
          <w:rFonts w:ascii="Georgia" w:eastAsia="Times New Roman" w:hAnsi="Georgia" w:cs="Arial"/>
          <w:sz w:val="24"/>
          <w:szCs w:val="24"/>
        </w:rPr>
        <w:t>Conformity to M</w:t>
      </w:r>
      <w:r w:rsidRPr="00434D4C">
        <w:rPr>
          <w:rFonts w:ascii="Georgia" w:eastAsia="Times New Roman" w:hAnsi="Georgia" w:cs="Arial"/>
          <w:sz w:val="24"/>
          <w:szCs w:val="24"/>
        </w:rPr>
        <w:t xml:space="preserve">asculine </w:t>
      </w:r>
      <w:r w:rsidR="00F86DE7">
        <w:rPr>
          <w:rFonts w:ascii="Georgia" w:eastAsia="Times New Roman" w:hAnsi="Georgia" w:cs="Arial"/>
          <w:sz w:val="24"/>
          <w:szCs w:val="24"/>
        </w:rPr>
        <w:lastRenderedPageBreak/>
        <w:t>N</w:t>
      </w:r>
      <w:r w:rsidRPr="00434D4C">
        <w:rPr>
          <w:rFonts w:ascii="Georgia" w:eastAsia="Times New Roman" w:hAnsi="Georgia" w:cs="Arial"/>
          <w:sz w:val="24"/>
          <w:szCs w:val="24"/>
        </w:rPr>
        <w:t xml:space="preserve">orms among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ollege </w:t>
      </w:r>
      <w:r w:rsidR="00F86DE7">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F86DE7">
        <w:rPr>
          <w:rFonts w:ascii="Georgia" w:eastAsia="Times New Roman" w:hAnsi="Georgia" w:cs="Arial"/>
          <w:sz w:val="24"/>
          <w:szCs w:val="24"/>
        </w:rPr>
        <w:t>P</w:t>
      </w:r>
      <w:r w:rsidRPr="00434D4C">
        <w:rPr>
          <w:rFonts w:ascii="Georgia" w:eastAsia="Times New Roman" w:hAnsi="Georgia" w:cs="Arial"/>
          <w:sz w:val="24"/>
          <w:szCs w:val="24"/>
        </w:rPr>
        <w:t>layers. </w:t>
      </w:r>
      <w:r w:rsidRPr="00434D4C">
        <w:rPr>
          <w:rFonts w:ascii="Georgia" w:eastAsia="Times New Roman" w:hAnsi="Georgia" w:cs="Arial"/>
          <w:i/>
          <w:iCs/>
          <w:sz w:val="24"/>
          <w:szCs w:val="24"/>
          <w:bdr w:val="none" w:sz="0" w:space="0" w:color="auto" w:frame="1"/>
        </w:rPr>
        <w:t>Psychology of Men &amp; Masculinity</w:t>
      </w:r>
      <w:r w:rsidR="00974D61">
        <w:rPr>
          <w:rFonts w:ascii="Georgia" w:eastAsia="Times New Roman" w:hAnsi="Georgia" w:cs="Arial"/>
          <w:sz w:val="24"/>
          <w:szCs w:val="24"/>
        </w:rPr>
        <w:t> 12</w:t>
      </w:r>
      <w:r w:rsidRPr="00434D4C">
        <w:rPr>
          <w:rFonts w:ascii="Georgia" w:eastAsia="Times New Roman" w:hAnsi="Georgia" w:cs="Arial"/>
          <w:sz w:val="24"/>
          <w:szCs w:val="24"/>
        </w:rPr>
        <w:t xml:space="preserve"> (</w:t>
      </w:r>
      <w:r w:rsidR="00974D61" w:rsidRPr="00434D4C">
        <w:rPr>
          <w:rFonts w:ascii="Georgia" w:eastAsia="Times New Roman" w:hAnsi="Georgia" w:cs="Arial"/>
          <w:sz w:val="24"/>
          <w:szCs w:val="24"/>
        </w:rPr>
        <w:t>4</w:t>
      </w:r>
      <w:r w:rsidRPr="00434D4C">
        <w:rPr>
          <w:rFonts w:ascii="Georgia" w:eastAsia="Times New Roman" w:hAnsi="Georgia" w:cs="Arial"/>
          <w:sz w:val="24"/>
          <w:szCs w:val="24"/>
        </w:rPr>
        <w:t>): 324</w:t>
      </w:r>
      <w:r w:rsidR="00587C0D">
        <w:rPr>
          <w:rFonts w:ascii="Georgia" w:eastAsia="Times New Roman" w:hAnsi="Georgia" w:cs="Arial"/>
          <w:sz w:val="24"/>
          <w:szCs w:val="24"/>
        </w:rPr>
        <w:t>-338</w:t>
      </w:r>
      <w:r w:rsidRPr="00434D4C">
        <w:rPr>
          <w:rFonts w:ascii="Georgia" w:eastAsia="Times New Roman" w:hAnsi="Georgia" w:cs="Arial"/>
          <w:sz w:val="24"/>
          <w:szCs w:val="24"/>
        </w:rPr>
        <w:t>.</w:t>
      </w:r>
    </w:p>
    <w:p w14:paraId="157A44F0" w14:textId="4F46DC96" w:rsidR="002E6FF8" w:rsidRDefault="002E6FF8" w:rsidP="00217456">
      <w:pPr>
        <w:spacing w:before="240" w:after="240" w:line="240" w:lineRule="auto"/>
        <w:textAlignment w:val="baseline"/>
        <w:rPr>
          <w:rFonts w:ascii="Georgia" w:eastAsia="Times New Roman" w:hAnsi="Georgia" w:cs="Arial"/>
          <w:sz w:val="24"/>
          <w:szCs w:val="24"/>
        </w:rPr>
      </w:pPr>
      <w:r w:rsidRPr="002E6FF8">
        <w:rPr>
          <w:rFonts w:ascii="Georgia" w:eastAsia="Times New Roman" w:hAnsi="Georgia" w:cs="Arial"/>
          <w:sz w:val="24"/>
          <w:szCs w:val="24"/>
        </w:rPr>
        <w:t xml:space="preserve">Stephens, M., &amp; </w:t>
      </w:r>
      <w:proofErr w:type="spellStart"/>
      <w:r w:rsidRPr="002E6FF8">
        <w:rPr>
          <w:rFonts w:ascii="Georgia" w:eastAsia="Times New Roman" w:hAnsi="Georgia" w:cs="Arial"/>
          <w:sz w:val="24"/>
          <w:szCs w:val="24"/>
        </w:rPr>
        <w:t>Poorthuis</w:t>
      </w:r>
      <w:proofErr w:type="spellEnd"/>
      <w:r w:rsidRPr="002E6FF8">
        <w:rPr>
          <w:rFonts w:ascii="Georgia" w:eastAsia="Times New Roman" w:hAnsi="Georgia" w:cs="Arial"/>
          <w:sz w:val="24"/>
          <w:szCs w:val="24"/>
        </w:rPr>
        <w:t>, A. (2015). Follow thy neighbor: Connecting the social and the spatial networks on Twitter. </w:t>
      </w:r>
      <w:r w:rsidRPr="002E6FF8">
        <w:rPr>
          <w:rFonts w:ascii="Georgia" w:eastAsia="Times New Roman" w:hAnsi="Georgia" w:cs="Arial"/>
          <w:i/>
          <w:iCs/>
          <w:sz w:val="24"/>
          <w:szCs w:val="24"/>
        </w:rPr>
        <w:t>Computers, Environment and Urban Systems</w:t>
      </w:r>
      <w:r>
        <w:rPr>
          <w:rFonts w:ascii="Georgia" w:eastAsia="Times New Roman" w:hAnsi="Georgia" w:cs="Arial"/>
          <w:sz w:val="24"/>
          <w:szCs w:val="24"/>
        </w:rPr>
        <w:t>.</w:t>
      </w:r>
      <w:r w:rsidRPr="002E6FF8">
        <w:rPr>
          <w:rFonts w:ascii="Georgia" w:eastAsia="Times New Roman" w:hAnsi="Georgia" w:cs="Arial"/>
          <w:sz w:val="24"/>
          <w:szCs w:val="24"/>
        </w:rPr>
        <w:t> </w:t>
      </w:r>
      <w:r w:rsidRPr="00E74B69">
        <w:rPr>
          <w:rFonts w:ascii="Georgia" w:eastAsia="Times New Roman" w:hAnsi="Georgia" w:cs="Arial"/>
          <w:iCs/>
          <w:sz w:val="24"/>
          <w:szCs w:val="24"/>
        </w:rPr>
        <w:t>53</w:t>
      </w:r>
      <w:r>
        <w:rPr>
          <w:rFonts w:ascii="Georgia" w:eastAsia="Times New Roman" w:hAnsi="Georgia" w:cs="Arial"/>
          <w:sz w:val="24"/>
          <w:szCs w:val="24"/>
        </w:rPr>
        <w:t>:</w:t>
      </w:r>
      <w:r w:rsidRPr="002E6FF8">
        <w:rPr>
          <w:rFonts w:ascii="Georgia" w:eastAsia="Times New Roman" w:hAnsi="Georgia" w:cs="Arial"/>
          <w:sz w:val="24"/>
          <w:szCs w:val="24"/>
        </w:rPr>
        <w:t xml:space="preserve"> 87-95.</w:t>
      </w:r>
    </w:p>
    <w:p w14:paraId="345F73E4" w14:textId="750A5AAC"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Turner, Victor. </w:t>
      </w:r>
      <w:r w:rsidR="00587C0D" w:rsidRPr="00434D4C">
        <w:rPr>
          <w:rFonts w:ascii="Georgia" w:eastAsia="Times New Roman" w:hAnsi="Georgia" w:cs="Arial"/>
          <w:sz w:val="24"/>
          <w:szCs w:val="24"/>
        </w:rPr>
        <w:t>1969</w:t>
      </w:r>
      <w:r w:rsidR="00587C0D">
        <w:rPr>
          <w:rFonts w:ascii="Georgia" w:eastAsia="Times New Roman" w:hAnsi="Georgia" w:cs="Arial"/>
          <w:sz w:val="24"/>
          <w:szCs w:val="24"/>
        </w:rPr>
        <w:t>.</w:t>
      </w:r>
      <w:r w:rsidR="00587C0D" w:rsidRPr="00434D4C">
        <w:rPr>
          <w:rFonts w:ascii="Georgia" w:eastAsia="Times New Roman" w:hAnsi="Georgia" w:cs="Arial"/>
          <w:sz w:val="24"/>
          <w:szCs w:val="24"/>
        </w:rPr>
        <w:t xml:space="preserve"> </w:t>
      </w:r>
      <w:r w:rsidR="00587C0D">
        <w:rPr>
          <w:rFonts w:ascii="Georgia" w:eastAsia="Times New Roman" w:hAnsi="Georgia" w:cs="Times"/>
          <w:i/>
          <w:iCs/>
          <w:sz w:val="24"/>
          <w:szCs w:val="24"/>
        </w:rPr>
        <w:t>The Ritual Process: Structure and A</w:t>
      </w:r>
      <w:r w:rsidRPr="00434D4C">
        <w:rPr>
          <w:rFonts w:ascii="Georgia" w:eastAsia="Times New Roman" w:hAnsi="Georgia" w:cs="Times"/>
          <w:i/>
          <w:iCs/>
          <w:sz w:val="24"/>
          <w:szCs w:val="24"/>
        </w:rPr>
        <w:t>nti-</w:t>
      </w:r>
      <w:r w:rsidR="00587C0D">
        <w:rPr>
          <w:rFonts w:ascii="Georgia" w:eastAsia="Times New Roman" w:hAnsi="Georgia" w:cs="Times"/>
          <w:i/>
          <w:iCs/>
          <w:sz w:val="24"/>
          <w:szCs w:val="24"/>
        </w:rPr>
        <w:t>S</w:t>
      </w:r>
      <w:r w:rsidRPr="00434D4C">
        <w:rPr>
          <w:rFonts w:ascii="Georgia" w:eastAsia="Times New Roman" w:hAnsi="Georgia" w:cs="Times"/>
          <w:i/>
          <w:iCs/>
          <w:sz w:val="24"/>
          <w:szCs w:val="24"/>
        </w:rPr>
        <w:t>tructure</w:t>
      </w:r>
      <w:r w:rsidR="00587C0D">
        <w:rPr>
          <w:rFonts w:ascii="Georgia" w:eastAsia="Times New Roman" w:hAnsi="Georgia" w:cs="Arial"/>
          <w:sz w:val="24"/>
          <w:szCs w:val="24"/>
        </w:rPr>
        <w:t>.</w:t>
      </w:r>
      <w:r w:rsidRPr="00434D4C">
        <w:rPr>
          <w:rFonts w:ascii="Georgia" w:eastAsia="Times New Roman" w:hAnsi="Georgia" w:cs="Arial"/>
          <w:sz w:val="24"/>
          <w:szCs w:val="24"/>
        </w:rPr>
        <w:t> Chicago: Aldine Publishing.</w:t>
      </w:r>
    </w:p>
    <w:p w14:paraId="664D4B79" w14:textId="43123AA8" w:rsidR="00F72DFD" w:rsidRPr="00F72DFD" w:rsidRDefault="00F72DFD" w:rsidP="006B4EB8">
      <w:pPr>
        <w:spacing w:before="240" w:after="240" w:line="240" w:lineRule="auto"/>
        <w:textAlignment w:val="baseline"/>
        <w:rPr>
          <w:rFonts w:ascii="Georgia" w:eastAsia="Times New Roman" w:hAnsi="Georgia" w:cs="Arial"/>
          <w:sz w:val="24"/>
          <w:szCs w:val="24"/>
          <w:bdr w:val="none" w:sz="0" w:space="0" w:color="auto" w:frame="1"/>
        </w:rPr>
      </w:pPr>
      <w:r>
        <w:rPr>
          <w:rFonts w:ascii="Georgia" w:eastAsia="Times New Roman" w:hAnsi="Georgia" w:cs="Arial"/>
          <w:sz w:val="24"/>
          <w:szCs w:val="24"/>
          <w:bdr w:val="none" w:sz="0" w:space="0" w:color="auto" w:frame="1"/>
        </w:rPr>
        <w:t xml:space="preserve">Urry, J. 2002. </w:t>
      </w:r>
      <w:r>
        <w:rPr>
          <w:rFonts w:ascii="Georgia" w:eastAsia="Times New Roman" w:hAnsi="Georgia" w:cs="Arial"/>
          <w:i/>
          <w:sz w:val="24"/>
          <w:szCs w:val="24"/>
          <w:bdr w:val="none" w:sz="0" w:space="0" w:color="auto" w:frame="1"/>
        </w:rPr>
        <w:t xml:space="preserve">The Tourist Gaze </w:t>
      </w:r>
      <w:r>
        <w:rPr>
          <w:rFonts w:ascii="Georgia" w:eastAsia="Times New Roman" w:hAnsi="Georgia" w:cs="Arial"/>
          <w:sz w:val="24"/>
          <w:szCs w:val="24"/>
          <w:bdr w:val="none" w:sz="0" w:space="0" w:color="auto" w:frame="1"/>
        </w:rPr>
        <w:t>2</w:t>
      </w:r>
      <w:r w:rsidRPr="00E74B69">
        <w:rPr>
          <w:rFonts w:ascii="Georgia" w:eastAsia="Times New Roman" w:hAnsi="Georgia" w:cs="Arial"/>
          <w:sz w:val="24"/>
          <w:szCs w:val="24"/>
          <w:bdr w:val="none" w:sz="0" w:space="0" w:color="auto" w:frame="1"/>
          <w:vertAlign w:val="superscript"/>
        </w:rPr>
        <w:t>nd</w:t>
      </w:r>
      <w:r>
        <w:rPr>
          <w:rFonts w:ascii="Georgia" w:eastAsia="Times New Roman" w:hAnsi="Georgia" w:cs="Arial"/>
          <w:sz w:val="24"/>
          <w:szCs w:val="24"/>
          <w:bdr w:val="none" w:sz="0" w:space="0" w:color="auto" w:frame="1"/>
        </w:rPr>
        <w:t xml:space="preserve"> ed. London: Sage Publishing.</w:t>
      </w:r>
    </w:p>
    <w:p w14:paraId="303144C5" w14:textId="6C6A43EA" w:rsidR="006B4EB8" w:rsidRPr="006B4EB8" w:rsidRDefault="006B4EB8" w:rsidP="006B4EB8">
      <w:pPr>
        <w:spacing w:before="240" w:after="240" w:line="240" w:lineRule="auto"/>
        <w:textAlignment w:val="baseline"/>
        <w:rPr>
          <w:rFonts w:ascii="Georgia" w:eastAsia="Times New Roman" w:hAnsi="Georgia" w:cs="Arial"/>
          <w:sz w:val="24"/>
          <w:szCs w:val="24"/>
          <w:bdr w:val="none" w:sz="0" w:space="0" w:color="auto" w:frame="1"/>
        </w:rPr>
      </w:pPr>
      <w:r w:rsidRPr="006B4EB8">
        <w:rPr>
          <w:rFonts w:ascii="Georgia" w:eastAsia="Times New Roman" w:hAnsi="Georgia" w:cs="Arial"/>
          <w:sz w:val="24"/>
          <w:szCs w:val="24"/>
          <w:bdr w:val="none" w:sz="0" w:space="0" w:color="auto" w:frame="1"/>
        </w:rPr>
        <w:t xml:space="preserve">Webster, </w:t>
      </w:r>
      <w:r>
        <w:rPr>
          <w:rFonts w:ascii="Georgia" w:eastAsia="Times New Roman" w:hAnsi="Georgia" w:cs="Arial"/>
          <w:sz w:val="24"/>
          <w:szCs w:val="24"/>
          <w:bdr w:val="none" w:sz="0" w:space="0" w:color="auto" w:frame="1"/>
        </w:rPr>
        <w:t>G.</w:t>
      </w:r>
      <w:r w:rsidRPr="006B4EB8">
        <w:rPr>
          <w:rFonts w:ascii="Georgia" w:eastAsia="Times New Roman" w:hAnsi="Georgia" w:cs="Arial"/>
          <w:sz w:val="24"/>
          <w:szCs w:val="24"/>
          <w:bdr w:val="none" w:sz="0" w:space="0" w:color="auto" w:frame="1"/>
        </w:rPr>
        <w:t xml:space="preserve"> R., and </w:t>
      </w:r>
      <w:r>
        <w:rPr>
          <w:rFonts w:ascii="Georgia" w:eastAsia="Times New Roman" w:hAnsi="Georgia" w:cs="Arial"/>
          <w:sz w:val="24"/>
          <w:szCs w:val="24"/>
          <w:bdr w:val="none" w:sz="0" w:space="0" w:color="auto" w:frame="1"/>
        </w:rPr>
        <w:t xml:space="preserve">J. I. </w:t>
      </w:r>
      <w:proofErr w:type="spellStart"/>
      <w:r>
        <w:rPr>
          <w:rFonts w:ascii="Georgia" w:eastAsia="Times New Roman" w:hAnsi="Georgia" w:cs="Arial"/>
          <w:sz w:val="24"/>
          <w:szCs w:val="24"/>
          <w:bdr w:val="none" w:sz="0" w:space="0" w:color="auto" w:frame="1"/>
        </w:rPr>
        <w:t>Leib</w:t>
      </w:r>
      <w:proofErr w:type="spellEnd"/>
      <w:r>
        <w:rPr>
          <w:rFonts w:ascii="Georgia" w:eastAsia="Times New Roman" w:hAnsi="Georgia" w:cs="Arial"/>
          <w:sz w:val="24"/>
          <w:szCs w:val="24"/>
          <w:bdr w:val="none" w:sz="0" w:space="0" w:color="auto" w:frame="1"/>
        </w:rPr>
        <w:t xml:space="preserve">. 2016. </w:t>
      </w:r>
      <w:r w:rsidRPr="006B4EB8">
        <w:rPr>
          <w:rFonts w:ascii="Georgia" w:eastAsia="Times New Roman" w:hAnsi="Georgia" w:cs="Arial"/>
          <w:sz w:val="24"/>
          <w:szCs w:val="24"/>
          <w:bdr w:val="none" w:sz="0" w:space="0" w:color="auto" w:frame="1"/>
        </w:rPr>
        <w:t>Religion, Murder, and the Confederate</w:t>
      </w:r>
      <w:r>
        <w:rPr>
          <w:rFonts w:ascii="Georgia" w:eastAsia="Times New Roman" w:hAnsi="Georgia" w:cs="Arial"/>
          <w:sz w:val="24"/>
          <w:szCs w:val="24"/>
          <w:bdr w:val="none" w:sz="0" w:space="0" w:color="auto" w:frame="1"/>
        </w:rPr>
        <w:t xml:space="preserve"> Battle Flag in South Carolina.</w:t>
      </w:r>
      <w:r w:rsidRPr="006B4EB8">
        <w:rPr>
          <w:rFonts w:ascii="Georgia" w:eastAsia="Times New Roman" w:hAnsi="Georgia" w:cs="Arial"/>
          <w:sz w:val="24"/>
          <w:szCs w:val="24"/>
          <w:bdr w:val="none" w:sz="0" w:space="0" w:color="auto" w:frame="1"/>
        </w:rPr>
        <w:t> </w:t>
      </w:r>
      <w:r w:rsidRPr="006B4EB8">
        <w:rPr>
          <w:rFonts w:ascii="Georgia" w:eastAsia="Times New Roman" w:hAnsi="Georgia" w:cs="Arial"/>
          <w:i/>
          <w:iCs/>
          <w:sz w:val="24"/>
          <w:szCs w:val="24"/>
          <w:bdr w:val="none" w:sz="0" w:space="0" w:color="auto" w:frame="1"/>
        </w:rPr>
        <w:t>Southeastern Geographer</w:t>
      </w:r>
      <w:r>
        <w:rPr>
          <w:rFonts w:ascii="Georgia" w:eastAsia="Times New Roman" w:hAnsi="Georgia" w:cs="Arial"/>
          <w:i/>
          <w:iCs/>
          <w:sz w:val="24"/>
          <w:szCs w:val="24"/>
          <w:bdr w:val="none" w:sz="0" w:space="0" w:color="auto" w:frame="1"/>
        </w:rPr>
        <w:t>.</w:t>
      </w:r>
      <w:r>
        <w:rPr>
          <w:rFonts w:ascii="Georgia" w:eastAsia="Times New Roman" w:hAnsi="Georgia" w:cs="Arial"/>
          <w:sz w:val="24"/>
          <w:szCs w:val="24"/>
          <w:bdr w:val="none" w:sz="0" w:space="0" w:color="auto" w:frame="1"/>
        </w:rPr>
        <w:t> 56</w:t>
      </w:r>
      <w:r w:rsidRPr="006B4EB8">
        <w:rPr>
          <w:rFonts w:ascii="Georgia" w:eastAsia="Times New Roman" w:hAnsi="Georgia" w:cs="Arial"/>
          <w:sz w:val="24"/>
          <w:szCs w:val="24"/>
          <w:bdr w:val="none" w:sz="0" w:space="0" w:color="auto" w:frame="1"/>
        </w:rPr>
        <w:t xml:space="preserve"> (1): 29-37.</w:t>
      </w:r>
    </w:p>
    <w:p w14:paraId="4CEDBAE2" w14:textId="77777777" w:rsidR="009E26AC" w:rsidRDefault="009E26AC" w:rsidP="00217456">
      <w:pPr>
        <w:spacing w:before="240" w:after="240" w:line="240" w:lineRule="auto"/>
        <w:textAlignment w:val="baseline"/>
        <w:rPr>
          <w:rFonts w:ascii="Georgia" w:eastAsia="Times New Roman" w:hAnsi="Georgia" w:cs="Arial"/>
          <w:sz w:val="24"/>
          <w:szCs w:val="24"/>
          <w:bdr w:val="none" w:sz="0" w:space="0" w:color="auto" w:frame="1"/>
        </w:rPr>
      </w:pPr>
      <w:r w:rsidRPr="00434D4C">
        <w:rPr>
          <w:rFonts w:ascii="Georgia" w:eastAsia="Times New Roman" w:hAnsi="Georgia" w:cs="Arial"/>
          <w:sz w:val="24"/>
          <w:szCs w:val="24"/>
          <w:bdr w:val="none" w:sz="0" w:space="0" w:color="auto" w:frame="1"/>
        </w:rPr>
        <w:t xml:space="preserve">Wilson, </w:t>
      </w:r>
      <w:r w:rsidR="00587C0D">
        <w:rPr>
          <w:rFonts w:ascii="Georgia" w:eastAsia="Times New Roman" w:hAnsi="Georgia" w:cs="Arial"/>
          <w:sz w:val="24"/>
          <w:szCs w:val="24"/>
          <w:bdr w:val="none" w:sz="0" w:space="0" w:color="auto" w:frame="1"/>
        </w:rPr>
        <w:t>C</w:t>
      </w:r>
      <w:r w:rsidRPr="00434D4C">
        <w:rPr>
          <w:rFonts w:ascii="Georgia" w:eastAsia="Times New Roman" w:hAnsi="Georgia" w:cs="Arial"/>
          <w:sz w:val="24"/>
          <w:szCs w:val="24"/>
          <w:bdr w:val="none" w:sz="0" w:space="0" w:color="auto" w:frame="1"/>
        </w:rPr>
        <w:t xml:space="preserve">. R. </w:t>
      </w:r>
      <w:r w:rsidR="00587C0D" w:rsidRPr="00434D4C">
        <w:rPr>
          <w:rFonts w:ascii="Georgia" w:eastAsia="Times New Roman" w:hAnsi="Georgia" w:cs="Arial"/>
          <w:sz w:val="24"/>
          <w:szCs w:val="24"/>
          <w:bdr w:val="none" w:sz="0" w:space="0" w:color="auto" w:frame="1"/>
        </w:rPr>
        <w:t>2017</w:t>
      </w:r>
      <w:r w:rsidR="00587C0D">
        <w:rPr>
          <w:rFonts w:ascii="Georgia" w:eastAsia="Times New Roman" w:hAnsi="Georgia" w:cs="Arial"/>
          <w:sz w:val="24"/>
          <w:szCs w:val="24"/>
          <w:bdr w:val="none" w:sz="0" w:space="0" w:color="auto" w:frame="1"/>
        </w:rPr>
        <w:t>.</w:t>
      </w:r>
      <w:r w:rsidR="00587C0D" w:rsidRPr="00434D4C">
        <w:rPr>
          <w:rFonts w:ascii="Georgia" w:eastAsia="Times New Roman" w:hAnsi="Georgia" w:cs="Arial"/>
          <w:sz w:val="24"/>
          <w:szCs w:val="24"/>
          <w:bdr w:val="none" w:sz="0" w:space="0" w:color="auto" w:frame="1"/>
        </w:rPr>
        <w:t xml:space="preserve"> </w:t>
      </w:r>
      <w:r w:rsidRPr="00434D4C">
        <w:rPr>
          <w:rFonts w:ascii="Georgia" w:eastAsia="Times New Roman" w:hAnsi="Georgia" w:cs="Arial"/>
          <w:sz w:val="24"/>
          <w:szCs w:val="24"/>
          <w:bdr w:val="none" w:sz="0" w:space="0" w:color="auto" w:frame="1"/>
        </w:rPr>
        <w:t>Reimagining Southern Studies: time and space bodies and spiri</w:t>
      </w:r>
      <w:r w:rsidR="00587C0D">
        <w:rPr>
          <w:rFonts w:ascii="Georgia" w:eastAsia="Times New Roman" w:hAnsi="Georgia" w:cs="Arial"/>
          <w:sz w:val="24"/>
          <w:szCs w:val="24"/>
          <w:bdr w:val="none" w:sz="0" w:space="0" w:color="auto" w:frame="1"/>
        </w:rPr>
        <w:t>ts.</w:t>
      </w:r>
      <w:r w:rsidRPr="00434D4C">
        <w:rPr>
          <w:rFonts w:ascii="Georgia" w:eastAsia="Times New Roman" w:hAnsi="Georgia" w:cs="Arial"/>
          <w:sz w:val="24"/>
          <w:szCs w:val="24"/>
          <w:bdr w:val="none" w:sz="0" w:space="0" w:color="auto" w:frame="1"/>
        </w:rPr>
        <w:t xml:space="preserve"> In</w:t>
      </w:r>
      <w:r w:rsidRPr="00434D4C">
        <w:rPr>
          <w:rFonts w:ascii="Georgia" w:eastAsia="Times New Roman" w:hAnsi="Georgia" w:cs="Times"/>
          <w:i/>
          <w:iCs/>
          <w:sz w:val="24"/>
          <w:szCs w:val="24"/>
        </w:rPr>
        <w:t> Navigating Souths: Transdisciplinary Explorations of a U.S. Region</w:t>
      </w:r>
      <w:r w:rsidR="00587C0D">
        <w:rPr>
          <w:rFonts w:ascii="Georgia" w:eastAsia="Times New Roman" w:hAnsi="Georgia" w:cs="Times"/>
          <w:i/>
          <w:iCs/>
          <w:sz w:val="24"/>
          <w:szCs w:val="24"/>
        </w:rPr>
        <w:t>,</w:t>
      </w:r>
      <w:r w:rsidR="00587C0D" w:rsidRPr="00587C0D">
        <w:rPr>
          <w:rFonts w:ascii="Georgia" w:eastAsia="Times New Roman" w:hAnsi="Georgia" w:cs="Arial"/>
          <w:sz w:val="24"/>
          <w:szCs w:val="24"/>
          <w:bdr w:val="none" w:sz="0" w:space="0" w:color="auto" w:frame="1"/>
        </w:rPr>
        <w:t xml:space="preserve"> </w:t>
      </w:r>
      <w:r w:rsidR="00587C0D">
        <w:rPr>
          <w:rFonts w:ascii="Georgia" w:eastAsia="Times New Roman" w:hAnsi="Georgia" w:cs="Arial"/>
          <w:sz w:val="24"/>
          <w:szCs w:val="24"/>
          <w:bdr w:val="none" w:sz="0" w:space="0" w:color="auto" w:frame="1"/>
        </w:rPr>
        <w:t xml:space="preserve">edited by </w:t>
      </w:r>
      <w:r w:rsidR="00587C0D" w:rsidRPr="00434D4C">
        <w:rPr>
          <w:rFonts w:ascii="Georgia" w:eastAsia="Times New Roman" w:hAnsi="Georgia" w:cs="Arial"/>
          <w:sz w:val="24"/>
          <w:szCs w:val="24"/>
          <w:bdr w:val="none" w:sz="0" w:space="0" w:color="auto" w:frame="1"/>
        </w:rPr>
        <w:t>Co</w:t>
      </w:r>
      <w:r w:rsidR="00587C0D">
        <w:rPr>
          <w:rFonts w:ascii="Georgia" w:eastAsia="Times New Roman" w:hAnsi="Georgia" w:cs="Arial"/>
          <w:sz w:val="24"/>
          <w:szCs w:val="24"/>
          <w:bdr w:val="none" w:sz="0" w:space="0" w:color="auto" w:frame="1"/>
        </w:rPr>
        <w:t>ffey, M. G. and J. Skipper</w:t>
      </w:r>
      <w:r w:rsidR="00BE3644">
        <w:rPr>
          <w:rFonts w:ascii="Georgia" w:eastAsia="Times New Roman" w:hAnsi="Georgia" w:cs="Arial"/>
          <w:sz w:val="24"/>
          <w:szCs w:val="24"/>
          <w:bdr w:val="none" w:sz="0" w:space="0" w:color="auto" w:frame="1"/>
        </w:rPr>
        <w:t xml:space="preserve">, </w:t>
      </w:r>
      <w:r w:rsidR="00BE3644" w:rsidRPr="00434D4C">
        <w:rPr>
          <w:rFonts w:ascii="Georgia" w:eastAsia="Times New Roman" w:hAnsi="Georgia" w:cs="Arial"/>
          <w:sz w:val="24"/>
          <w:szCs w:val="24"/>
          <w:bdr w:val="none" w:sz="0" w:space="0" w:color="auto" w:frame="1"/>
        </w:rPr>
        <w:t>21-54</w:t>
      </w:r>
      <w:r w:rsidRPr="00434D4C">
        <w:rPr>
          <w:rFonts w:ascii="Georgia" w:eastAsia="Times New Roman" w:hAnsi="Georgia" w:cs="Times"/>
          <w:i/>
          <w:iCs/>
          <w:sz w:val="24"/>
          <w:szCs w:val="24"/>
        </w:rPr>
        <w:t>.</w:t>
      </w:r>
      <w:r w:rsidRPr="00434D4C">
        <w:rPr>
          <w:rFonts w:ascii="Georgia" w:eastAsia="Times New Roman" w:hAnsi="Georgia" w:cs="Arial"/>
          <w:sz w:val="24"/>
          <w:szCs w:val="24"/>
          <w:bdr w:val="none" w:sz="0" w:space="0" w:color="auto" w:frame="1"/>
        </w:rPr>
        <w:t> Athens,</w:t>
      </w:r>
      <w:r w:rsidR="00BE3644">
        <w:rPr>
          <w:rFonts w:ascii="Georgia" w:eastAsia="Times New Roman" w:hAnsi="Georgia" w:cs="Arial"/>
          <w:sz w:val="24"/>
          <w:szCs w:val="24"/>
          <w:bdr w:val="none" w:sz="0" w:space="0" w:color="auto" w:frame="1"/>
        </w:rPr>
        <w:t xml:space="preserve"> GA: University of Georgia Press</w:t>
      </w:r>
      <w:r w:rsidRPr="00434D4C">
        <w:rPr>
          <w:rFonts w:ascii="Georgia" w:eastAsia="Times New Roman" w:hAnsi="Georgia" w:cs="Arial"/>
          <w:sz w:val="24"/>
          <w:szCs w:val="24"/>
          <w:bdr w:val="none" w:sz="0" w:space="0" w:color="auto" w:frame="1"/>
        </w:rPr>
        <w:t>.</w:t>
      </w:r>
    </w:p>
    <w:p w14:paraId="57274DC3" w14:textId="630D5FA4" w:rsidR="00A770B8" w:rsidRDefault="007A02B5">
      <w:pPr>
        <w:rPr>
          <w:rFonts w:ascii="Georgia" w:eastAsia="Times New Roman" w:hAnsi="Georgia" w:cs="Arial"/>
          <w:color w:val="777777"/>
          <w:sz w:val="24"/>
          <w:szCs w:val="24"/>
          <w:bdr w:val="none" w:sz="0" w:space="0" w:color="auto" w:frame="1"/>
        </w:rPr>
      </w:pPr>
      <w:r>
        <w:rPr>
          <w:rFonts w:ascii="Georgia" w:eastAsia="Times New Roman" w:hAnsi="Georgia" w:cs="Arial"/>
          <w:sz w:val="24"/>
          <w:szCs w:val="24"/>
          <w:bdr w:val="none" w:sz="0" w:space="0" w:color="auto" w:frame="1"/>
        </w:rPr>
        <w:t xml:space="preserve">Wise, </w:t>
      </w:r>
      <w:r w:rsidRPr="007A02B5">
        <w:rPr>
          <w:rFonts w:ascii="Georgia" w:eastAsia="Times New Roman" w:hAnsi="Georgia" w:cs="Arial"/>
          <w:sz w:val="24"/>
          <w:szCs w:val="24"/>
          <w:bdr w:val="none" w:sz="0" w:space="0" w:color="auto" w:frame="1"/>
        </w:rPr>
        <w:t>N</w:t>
      </w:r>
      <w:r w:rsidR="00A761E4">
        <w:rPr>
          <w:rFonts w:ascii="Georgia" w:eastAsia="Times New Roman" w:hAnsi="Georgia" w:cs="Arial"/>
          <w:sz w:val="24"/>
          <w:szCs w:val="24"/>
          <w:bdr w:val="none" w:sz="0" w:space="0" w:color="auto" w:frame="1"/>
        </w:rPr>
        <w:t>.</w:t>
      </w:r>
      <w:r w:rsidRPr="007A02B5">
        <w:rPr>
          <w:rFonts w:ascii="Georgia" w:eastAsia="Times New Roman" w:hAnsi="Georgia" w:cs="Arial"/>
          <w:sz w:val="24"/>
          <w:szCs w:val="24"/>
          <w:bdr w:val="none" w:sz="0" w:space="0" w:color="auto" w:frame="1"/>
        </w:rPr>
        <w:t xml:space="preserve"> </w:t>
      </w:r>
      <w:r>
        <w:rPr>
          <w:rFonts w:ascii="Georgia" w:eastAsia="Times New Roman" w:hAnsi="Georgia" w:cs="Arial"/>
          <w:sz w:val="24"/>
          <w:szCs w:val="24"/>
          <w:bdr w:val="none" w:sz="0" w:space="0" w:color="auto" w:frame="1"/>
        </w:rPr>
        <w:t>&amp; G</w:t>
      </w:r>
      <w:r w:rsidR="00A761E4">
        <w:rPr>
          <w:rFonts w:ascii="Georgia" w:eastAsia="Times New Roman" w:hAnsi="Georgia" w:cs="Arial"/>
          <w:sz w:val="24"/>
          <w:szCs w:val="24"/>
          <w:bdr w:val="none" w:sz="0" w:space="0" w:color="auto" w:frame="1"/>
        </w:rPr>
        <w:t>.</w:t>
      </w:r>
      <w:r>
        <w:rPr>
          <w:rFonts w:ascii="Georgia" w:eastAsia="Times New Roman" w:hAnsi="Georgia" w:cs="Arial"/>
          <w:sz w:val="24"/>
          <w:szCs w:val="24"/>
          <w:bdr w:val="none" w:sz="0" w:space="0" w:color="auto" w:frame="1"/>
        </w:rPr>
        <w:t xml:space="preserve"> Z. </w:t>
      </w:r>
      <w:proofErr w:type="spellStart"/>
      <w:r>
        <w:rPr>
          <w:rFonts w:ascii="Georgia" w:eastAsia="Times New Roman" w:hAnsi="Georgia" w:cs="Arial"/>
          <w:sz w:val="24"/>
          <w:szCs w:val="24"/>
          <w:bdr w:val="none" w:sz="0" w:space="0" w:color="auto" w:frame="1"/>
        </w:rPr>
        <w:t>Kohe</w:t>
      </w:r>
      <w:proofErr w:type="spellEnd"/>
      <w:r>
        <w:rPr>
          <w:rFonts w:ascii="Georgia" w:eastAsia="Times New Roman" w:hAnsi="Georgia" w:cs="Arial"/>
          <w:sz w:val="24"/>
          <w:szCs w:val="24"/>
          <w:bdr w:val="none" w:sz="0" w:space="0" w:color="auto" w:frame="1"/>
        </w:rPr>
        <w:t>. 2020.</w:t>
      </w:r>
      <w:r w:rsidRPr="007A02B5">
        <w:rPr>
          <w:rFonts w:ascii="Georgia" w:eastAsia="Times New Roman" w:hAnsi="Georgia" w:cs="Arial"/>
          <w:sz w:val="24"/>
          <w:szCs w:val="24"/>
          <w:bdr w:val="none" w:sz="0" w:space="0" w:color="auto" w:frame="1"/>
        </w:rPr>
        <w:t xml:space="preserve"> Sports geography: new approaches, perspectives and directions</w:t>
      </w:r>
      <w:r>
        <w:rPr>
          <w:rFonts w:ascii="Georgia" w:eastAsia="Times New Roman" w:hAnsi="Georgia" w:cs="Arial"/>
          <w:sz w:val="24"/>
          <w:szCs w:val="24"/>
          <w:bdr w:val="none" w:sz="0" w:space="0" w:color="auto" w:frame="1"/>
        </w:rPr>
        <w:t>.</w:t>
      </w:r>
      <w:r w:rsidRPr="007A02B5">
        <w:rPr>
          <w:rFonts w:ascii="Georgia" w:eastAsia="Times New Roman" w:hAnsi="Georgia" w:cs="Arial"/>
          <w:sz w:val="24"/>
          <w:szCs w:val="24"/>
          <w:bdr w:val="none" w:sz="0" w:space="0" w:color="auto" w:frame="1"/>
        </w:rPr>
        <w:t xml:space="preserve"> </w:t>
      </w:r>
      <w:r w:rsidRPr="00E74B69">
        <w:rPr>
          <w:rFonts w:ascii="Georgia" w:eastAsia="Times New Roman" w:hAnsi="Georgia" w:cs="Arial"/>
          <w:i/>
          <w:sz w:val="24"/>
          <w:szCs w:val="24"/>
          <w:bdr w:val="none" w:sz="0" w:space="0" w:color="auto" w:frame="1"/>
        </w:rPr>
        <w:t>Sport in Society</w:t>
      </w:r>
      <w:r w:rsidRPr="007A02B5">
        <w:rPr>
          <w:rFonts w:ascii="Georgia" w:eastAsia="Times New Roman" w:hAnsi="Georgia" w:cs="Arial"/>
          <w:sz w:val="24"/>
          <w:szCs w:val="24"/>
          <w:bdr w:val="none" w:sz="0" w:space="0" w:color="auto" w:frame="1"/>
        </w:rPr>
        <w:t xml:space="preserve"> 23</w:t>
      </w:r>
      <w:r>
        <w:rPr>
          <w:rFonts w:ascii="Georgia" w:eastAsia="Times New Roman" w:hAnsi="Georgia" w:cs="Arial"/>
          <w:sz w:val="24"/>
          <w:szCs w:val="24"/>
          <w:bdr w:val="none" w:sz="0" w:space="0" w:color="auto" w:frame="1"/>
        </w:rPr>
        <w:t xml:space="preserve"> (</w:t>
      </w:r>
      <w:r w:rsidRPr="007A02B5">
        <w:rPr>
          <w:rFonts w:ascii="Georgia" w:eastAsia="Times New Roman" w:hAnsi="Georgia" w:cs="Arial"/>
          <w:sz w:val="24"/>
          <w:szCs w:val="24"/>
          <w:bdr w:val="none" w:sz="0" w:space="0" w:color="auto" w:frame="1"/>
        </w:rPr>
        <w:t>1</w:t>
      </w:r>
      <w:r>
        <w:rPr>
          <w:rFonts w:ascii="Georgia" w:eastAsia="Times New Roman" w:hAnsi="Georgia" w:cs="Arial"/>
          <w:sz w:val="24"/>
          <w:szCs w:val="24"/>
          <w:bdr w:val="none" w:sz="0" w:space="0" w:color="auto" w:frame="1"/>
        </w:rPr>
        <w:t>): 1-10.</w:t>
      </w:r>
      <w:r w:rsidRPr="007A02B5">
        <w:rPr>
          <w:rFonts w:ascii="Georgia" w:eastAsia="Times New Roman" w:hAnsi="Georgia" w:cs="Arial"/>
          <w:sz w:val="24"/>
          <w:szCs w:val="24"/>
          <w:bdr w:val="none" w:sz="0" w:space="0" w:color="auto" w:frame="1"/>
        </w:rPr>
        <w:t xml:space="preserve"> </w:t>
      </w:r>
      <w:r w:rsidR="00720326" w:rsidRPr="00720326">
        <w:rPr>
          <w:rFonts w:ascii="Georgia" w:eastAsia="Times New Roman" w:hAnsi="Georgia" w:cs="Arial"/>
          <w:sz w:val="24"/>
          <w:szCs w:val="24"/>
        </w:rPr>
        <w:t>https://doi.org/</w:t>
      </w:r>
      <w:r w:rsidRPr="007A02B5">
        <w:rPr>
          <w:rFonts w:ascii="Georgia" w:eastAsia="Times New Roman" w:hAnsi="Georgia" w:cs="Arial"/>
          <w:sz w:val="24"/>
          <w:szCs w:val="24"/>
          <w:bdr w:val="none" w:sz="0" w:space="0" w:color="auto" w:frame="1"/>
        </w:rPr>
        <w:t>10.1080/17430437.2018.1555209</w:t>
      </w:r>
      <w:r w:rsidR="00A770B8">
        <w:rPr>
          <w:rFonts w:ascii="Georgia" w:eastAsia="Times New Roman" w:hAnsi="Georgia" w:cs="Arial"/>
          <w:color w:val="777777"/>
          <w:sz w:val="24"/>
          <w:szCs w:val="24"/>
          <w:bdr w:val="none" w:sz="0" w:space="0" w:color="auto" w:frame="1"/>
        </w:rPr>
        <w:br w:type="page"/>
      </w:r>
    </w:p>
    <w:p w14:paraId="19DF0DA1" w14:textId="77777777" w:rsidR="00A770B8" w:rsidRDefault="00A770B8" w:rsidP="00A770B8">
      <w:pPr>
        <w:spacing w:after="0" w:line="480" w:lineRule="auto"/>
        <w:contextualSpacing/>
        <w:textAlignment w:val="baseline"/>
        <w:rPr>
          <w:rFonts w:ascii="Georgia" w:eastAsia="Times New Roman" w:hAnsi="Georgia" w:cs="Arial"/>
          <w:bCs/>
          <w:color w:val="009BC2"/>
          <w:kern w:val="36"/>
          <w:sz w:val="24"/>
          <w:szCs w:val="24"/>
        </w:rPr>
      </w:pPr>
      <w:r>
        <w:rPr>
          <w:rFonts w:ascii="Georgia" w:eastAsia="Times New Roman" w:hAnsi="Georgia" w:cs="Arial"/>
          <w:bCs/>
          <w:color w:val="009BC2"/>
          <w:kern w:val="36"/>
          <w:sz w:val="24"/>
          <w:szCs w:val="24"/>
        </w:rPr>
        <w:lastRenderedPageBreak/>
        <w:t>Acknowledgements</w:t>
      </w:r>
    </w:p>
    <w:p w14:paraId="1D1AA086" w14:textId="43ACDBDB" w:rsidR="00A770B8" w:rsidRPr="008B1894" w:rsidRDefault="00A770B8" w:rsidP="00A770B8">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A note of thank to Dr. Derek H. Alderman of the University of Tennessee, Knoxville for </w:t>
      </w:r>
      <w:r w:rsidR="00810369">
        <w:rPr>
          <w:rFonts w:ascii="Georgia" w:eastAsia="Times New Roman" w:hAnsi="Georgia" w:cs="Arial"/>
          <w:sz w:val="24"/>
          <w:szCs w:val="24"/>
        </w:rPr>
        <w:t xml:space="preserve">his </w:t>
      </w:r>
      <w:r>
        <w:rPr>
          <w:rFonts w:ascii="Georgia" w:eastAsia="Times New Roman" w:hAnsi="Georgia" w:cs="Arial"/>
          <w:sz w:val="24"/>
          <w:szCs w:val="24"/>
        </w:rPr>
        <w:t xml:space="preserve">advice and support throughout this photo essay’s conception and refinement. </w:t>
      </w:r>
      <w:r w:rsidR="008B1894">
        <w:rPr>
          <w:rFonts w:ascii="Georgia" w:eastAsia="Times New Roman" w:hAnsi="Georgia" w:cs="Arial"/>
          <w:sz w:val="24"/>
          <w:szCs w:val="24"/>
        </w:rPr>
        <w:t xml:space="preserve"> I would also like to thank Dr. Jordan P. Brasher for his guidance through the publication process. Finally, I would like to thank the editors of </w:t>
      </w:r>
      <w:r w:rsidR="008B1894">
        <w:rPr>
          <w:rFonts w:ascii="Georgia" w:eastAsia="Times New Roman" w:hAnsi="Georgia" w:cs="Arial"/>
          <w:i/>
          <w:sz w:val="24"/>
          <w:szCs w:val="24"/>
        </w:rPr>
        <w:t xml:space="preserve">FOCUS on Geography </w:t>
      </w:r>
      <w:r w:rsidR="008B1894">
        <w:rPr>
          <w:rFonts w:ascii="Georgia" w:eastAsia="Times New Roman" w:hAnsi="Georgia" w:cs="Arial"/>
          <w:sz w:val="24"/>
          <w:szCs w:val="24"/>
        </w:rPr>
        <w:t>and staff of the AGS for their longstanding cooperation throughout the publication process.</w:t>
      </w:r>
    </w:p>
    <w:p w14:paraId="218CEFA7" w14:textId="77777777" w:rsidR="00A770B8" w:rsidRPr="00A770B8" w:rsidRDefault="00A770B8" w:rsidP="00A770B8">
      <w:pPr>
        <w:spacing w:after="0" w:line="480" w:lineRule="auto"/>
        <w:contextualSpacing/>
        <w:textAlignment w:val="baseline"/>
        <w:rPr>
          <w:rFonts w:ascii="Georgia" w:eastAsia="Times New Roman" w:hAnsi="Georgia" w:cs="Arial"/>
          <w:sz w:val="24"/>
          <w:szCs w:val="24"/>
        </w:rPr>
      </w:pPr>
    </w:p>
    <w:p w14:paraId="36D28B45" w14:textId="77777777" w:rsidR="00A770B8" w:rsidRPr="00A770B8" w:rsidRDefault="00A770B8" w:rsidP="00A770B8">
      <w:pPr>
        <w:spacing w:after="0" w:line="480" w:lineRule="auto"/>
        <w:contextualSpacing/>
        <w:textAlignment w:val="baseline"/>
        <w:rPr>
          <w:rFonts w:ascii="Georgia" w:eastAsia="Times New Roman" w:hAnsi="Georgia" w:cs="Arial"/>
          <w:bCs/>
          <w:color w:val="009BC2"/>
          <w:kern w:val="36"/>
          <w:sz w:val="24"/>
          <w:szCs w:val="24"/>
        </w:rPr>
      </w:pPr>
      <w:r>
        <w:rPr>
          <w:rFonts w:ascii="Georgia" w:eastAsia="Times New Roman" w:hAnsi="Georgia" w:cs="Arial"/>
          <w:bCs/>
          <w:color w:val="009BC2"/>
          <w:kern w:val="36"/>
          <w:sz w:val="24"/>
          <w:szCs w:val="24"/>
        </w:rPr>
        <w:t>Author Identification</w:t>
      </w:r>
    </w:p>
    <w:p w14:paraId="4635B959" w14:textId="77777777" w:rsidR="009E26AC"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J. A. Cooper</w:t>
      </w:r>
    </w:p>
    <w:p w14:paraId="161458A9" w14:textId="77777777" w:rsidR="00A770B8"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The University of Tennessee, Knoxville</w:t>
      </w:r>
    </w:p>
    <w:p w14:paraId="259A1041" w14:textId="53A734B8" w:rsidR="00A770B8"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Masters of Science </w:t>
      </w:r>
      <w:r w:rsidR="00810369">
        <w:rPr>
          <w:rFonts w:ascii="Georgia" w:eastAsia="Times New Roman" w:hAnsi="Georgia" w:cs="Arial"/>
          <w:sz w:val="24"/>
          <w:szCs w:val="24"/>
        </w:rPr>
        <w:t>--</w:t>
      </w:r>
      <w:r>
        <w:rPr>
          <w:rFonts w:ascii="Georgia" w:eastAsia="Times New Roman" w:hAnsi="Georgia" w:cs="Arial"/>
          <w:sz w:val="24"/>
          <w:szCs w:val="24"/>
        </w:rPr>
        <w:t xml:space="preserve"> Department of Geography</w:t>
      </w:r>
    </w:p>
    <w:p w14:paraId="226E64AF" w14:textId="036B9057" w:rsidR="00A770B8" w:rsidRDefault="00810369" w:rsidP="00873760">
      <w:pPr>
        <w:spacing w:after="0" w:line="480" w:lineRule="auto"/>
        <w:contextualSpacing/>
        <w:textAlignment w:val="baseline"/>
        <w:rPr>
          <w:rFonts w:ascii="Georgia" w:eastAsia="Times New Roman" w:hAnsi="Georgia" w:cs="Arial"/>
          <w:sz w:val="24"/>
          <w:szCs w:val="24"/>
        </w:rPr>
      </w:pPr>
      <w:r w:rsidRPr="00810369">
        <w:rPr>
          <w:rStyle w:val="Hyperlink"/>
          <w:rFonts w:ascii="Georgia" w:eastAsia="Times New Roman" w:hAnsi="Georgia" w:cs="Arial"/>
          <w:sz w:val="24"/>
          <w:szCs w:val="24"/>
        </w:rPr>
        <w:t>jaco</w:t>
      </w:r>
      <w:r>
        <w:rPr>
          <w:rStyle w:val="Hyperlink"/>
          <w:rFonts w:ascii="Georgia" w:eastAsia="Times New Roman" w:hAnsi="Georgia" w:cs="Arial"/>
          <w:sz w:val="24"/>
          <w:szCs w:val="24"/>
        </w:rPr>
        <w:t>oper1317@gmail.com</w:t>
      </w:r>
    </w:p>
    <w:p w14:paraId="0019439A" w14:textId="77777777" w:rsidR="00A770B8" w:rsidRDefault="00B44A2C" w:rsidP="00873760">
      <w:pPr>
        <w:spacing w:after="0" w:line="480" w:lineRule="auto"/>
        <w:contextualSpacing/>
        <w:textAlignment w:val="baseline"/>
        <w:rPr>
          <w:rFonts w:ascii="Georgia" w:eastAsia="Times New Roman" w:hAnsi="Georgia" w:cs="Arial"/>
          <w:sz w:val="24"/>
          <w:szCs w:val="24"/>
        </w:rPr>
      </w:pPr>
      <w:hyperlink r:id="rId203" w:history="1">
        <w:r w:rsidR="00A770B8" w:rsidRPr="006A6FA0">
          <w:rPr>
            <w:rStyle w:val="Hyperlink"/>
            <w:rFonts w:ascii="Georgia" w:eastAsia="Times New Roman" w:hAnsi="Georgia" w:cs="Arial"/>
            <w:sz w:val="24"/>
            <w:szCs w:val="24"/>
          </w:rPr>
          <w:t>https://orcid.org/0000-0002-4334-4079</w:t>
        </w:r>
      </w:hyperlink>
    </w:p>
    <w:p w14:paraId="64431CFF" w14:textId="77777777" w:rsidR="00A770B8" w:rsidRPr="00A770B8" w:rsidRDefault="00A770B8" w:rsidP="00873760">
      <w:pPr>
        <w:spacing w:after="0" w:line="480" w:lineRule="auto"/>
        <w:contextualSpacing/>
        <w:textAlignment w:val="baseline"/>
        <w:rPr>
          <w:rFonts w:ascii="Georgia" w:eastAsia="Times New Roman" w:hAnsi="Georgia" w:cs="Arial"/>
          <w:sz w:val="24"/>
          <w:szCs w:val="24"/>
        </w:rPr>
      </w:pPr>
    </w:p>
    <w:sectPr w:rsidR="00A770B8" w:rsidRPr="00A770B8" w:rsidSect="00F34767">
      <w:footerReference w:type="default" r:id="rId204"/>
      <w:pgSz w:w="12240" w:h="15840"/>
      <w:pgMar w:top="1440" w:right="216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ex Cooper" w:date="2020-10-27T21:45:00Z" w:initials="AC">
    <w:p w14:paraId="03470A20" w14:textId="31CF1E93" w:rsidR="00C66227" w:rsidRDefault="00C66227">
      <w:pPr>
        <w:pStyle w:val="CommentText"/>
      </w:pPr>
      <w:r>
        <w:rPr>
          <w:rStyle w:val="CommentReference"/>
        </w:rPr>
        <w:annotationRef/>
      </w:r>
      <w:hyperlink r:id="rId1" w:history="1">
        <w:r w:rsidRPr="005B0648">
          <w:rPr>
            <w:rStyle w:val="Hyperlink"/>
          </w:rPr>
          <w:t>https://twitter.com/H_Kylin/status/1275128689638936581</w:t>
        </w:r>
      </w:hyperlink>
    </w:p>
    <w:p w14:paraId="71D4B448" w14:textId="77777777" w:rsidR="00C66227" w:rsidRDefault="00C66227">
      <w:pPr>
        <w:pStyle w:val="CommentText"/>
      </w:pPr>
    </w:p>
    <w:p w14:paraId="5713257A" w14:textId="71F236F4" w:rsidR="00C66227" w:rsidRDefault="00C66227">
      <w:pPr>
        <w:pStyle w:val="CommentText"/>
      </w:pPr>
      <w:r>
        <w:t>Link to the tweet. Link to “advocated”</w:t>
      </w:r>
    </w:p>
  </w:comment>
  <w:comment w:id="1" w:author="Alex Cooper" w:date="2020-10-27T21:51:00Z" w:initials="AC">
    <w:p w14:paraId="175418C1" w14:textId="3E164CD5" w:rsidR="00717749" w:rsidRDefault="00717749">
      <w:pPr>
        <w:pStyle w:val="CommentText"/>
      </w:pPr>
      <w:r>
        <w:rPr>
          <w:rStyle w:val="CommentReference"/>
        </w:rPr>
        <w:annotationRef/>
      </w:r>
      <w:hyperlink r:id="rId2" w:history="1">
        <w:r w:rsidRPr="005B0648">
          <w:rPr>
            <w:rStyle w:val="Hyperlink"/>
          </w:rPr>
          <w:t>https://apnews.com/article/1e1d9c2726493917790a122b3e539355</w:t>
        </w:r>
      </w:hyperlink>
    </w:p>
    <w:p w14:paraId="026E48F9" w14:textId="77777777" w:rsidR="00717749" w:rsidRDefault="00717749">
      <w:pPr>
        <w:pStyle w:val="CommentText"/>
      </w:pPr>
    </w:p>
    <w:p w14:paraId="788E608A" w14:textId="091A942F" w:rsidR="00717749" w:rsidRDefault="00717749">
      <w:pPr>
        <w:pStyle w:val="CommentText"/>
      </w:pPr>
      <w:r>
        <w:t>link to article here</w:t>
      </w:r>
    </w:p>
  </w:comment>
  <w:comment w:id="2" w:author="Alex Cooper" w:date="2020-10-27T21:51:00Z" w:initials="AC">
    <w:p w14:paraId="350C15C4" w14:textId="374A5EDC" w:rsidR="00717749" w:rsidRDefault="00717749">
      <w:pPr>
        <w:pStyle w:val="CommentText"/>
      </w:pPr>
      <w:r>
        <w:rPr>
          <w:rStyle w:val="CommentReference"/>
        </w:rPr>
        <w:annotationRef/>
      </w:r>
      <w:hyperlink r:id="rId3" w:history="1">
        <w:r w:rsidRPr="005B0648">
          <w:rPr>
            <w:rStyle w:val="Hyperlink"/>
          </w:rPr>
          <w:t>https://apnews.com/article/bc2347ed8a69f52bc7b060b30661808c</w:t>
        </w:r>
      </w:hyperlink>
    </w:p>
    <w:p w14:paraId="57AE0AFE" w14:textId="77777777" w:rsidR="00717749" w:rsidRDefault="00717749">
      <w:pPr>
        <w:pStyle w:val="CommentText"/>
      </w:pPr>
    </w:p>
    <w:p w14:paraId="3B2600D4" w14:textId="3BFA95DD" w:rsidR="00717749" w:rsidRDefault="00717749">
      <w:pPr>
        <w:pStyle w:val="CommentText"/>
      </w:pPr>
      <w:r>
        <w:t>link to article here</w:t>
      </w:r>
    </w:p>
  </w:comment>
  <w:comment w:id="3" w:author="Alex Cooper" w:date="2020-10-27T21:51:00Z" w:initials="AC">
    <w:p w14:paraId="5FCB39D4" w14:textId="6B753FB8" w:rsidR="00717749" w:rsidRDefault="00717749">
      <w:pPr>
        <w:pStyle w:val="CommentText"/>
      </w:pPr>
      <w:r>
        <w:rPr>
          <w:rStyle w:val="CommentReference"/>
        </w:rPr>
        <w:annotationRef/>
      </w:r>
      <w:hyperlink r:id="rId4" w:history="1">
        <w:r w:rsidRPr="005B0648">
          <w:rPr>
            <w:rStyle w:val="Hyperlink"/>
          </w:rPr>
          <w:t>https://www.cnn.com/2020/06/27/politics/mississippi-confederate-flag-vote/index.html?utm_medium=social&amp;utm_source=twcnnbrk&amp;utm_term=image&amp;utm_content=2020-06-27T20%3A14%3A46</w:t>
        </w:r>
      </w:hyperlink>
    </w:p>
    <w:p w14:paraId="0C1A65CA" w14:textId="77777777" w:rsidR="00717749" w:rsidRDefault="00717749">
      <w:pPr>
        <w:pStyle w:val="CommentText"/>
      </w:pPr>
    </w:p>
    <w:p w14:paraId="5CC110C1" w14:textId="6BBFB83E" w:rsidR="00717749" w:rsidRDefault="00717749">
      <w:pPr>
        <w:pStyle w:val="CommentText"/>
      </w:pPr>
      <w:r>
        <w:t>link to article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13257A" w15:done="0"/>
  <w15:commentEx w15:paraId="788E608A" w15:done="0"/>
  <w15:commentEx w15:paraId="3B2600D4" w15:done="0"/>
  <w15:commentEx w15:paraId="5CC110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13257A" w16cid:durableId="23539D2B"/>
  <w16cid:commentId w16cid:paraId="788E608A" w16cid:durableId="23539D2C"/>
  <w16cid:commentId w16cid:paraId="3B2600D4" w16cid:durableId="23539D2D"/>
  <w16cid:commentId w16cid:paraId="5CC110C1" w16cid:durableId="23539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D4BB7" w14:textId="77777777" w:rsidR="00B44A2C" w:rsidRDefault="00B44A2C" w:rsidP="00421E74">
      <w:pPr>
        <w:spacing w:after="0" w:line="240" w:lineRule="auto"/>
      </w:pPr>
      <w:r>
        <w:separator/>
      </w:r>
    </w:p>
  </w:endnote>
  <w:endnote w:type="continuationSeparator" w:id="0">
    <w:p w14:paraId="123C7F0F" w14:textId="77777777" w:rsidR="00B44A2C" w:rsidRDefault="00B44A2C" w:rsidP="00421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eorgia" w:hAnsi="Georgia"/>
        <w:sz w:val="24"/>
        <w:szCs w:val="24"/>
      </w:rPr>
      <w:id w:val="2147311331"/>
      <w:docPartObj>
        <w:docPartGallery w:val="Page Numbers (Bottom of Page)"/>
        <w:docPartUnique/>
      </w:docPartObj>
    </w:sdtPr>
    <w:sdtEndPr>
      <w:rPr>
        <w:noProof/>
      </w:rPr>
    </w:sdtEndPr>
    <w:sdtContent>
      <w:p w14:paraId="044A80EB" w14:textId="77777777" w:rsidR="00E52DD9" w:rsidRPr="00F34767" w:rsidRDefault="00E52DD9">
        <w:pPr>
          <w:pStyle w:val="Footer"/>
          <w:jc w:val="right"/>
          <w:rPr>
            <w:rFonts w:ascii="Georgia" w:hAnsi="Georgia"/>
            <w:sz w:val="24"/>
            <w:szCs w:val="24"/>
          </w:rPr>
        </w:pPr>
        <w:r w:rsidRPr="00F34767">
          <w:rPr>
            <w:rFonts w:ascii="Georgia" w:hAnsi="Georgia"/>
            <w:sz w:val="24"/>
            <w:szCs w:val="24"/>
          </w:rPr>
          <w:fldChar w:fldCharType="begin"/>
        </w:r>
        <w:r w:rsidRPr="00F34767">
          <w:rPr>
            <w:rFonts w:ascii="Georgia" w:hAnsi="Georgia"/>
            <w:sz w:val="24"/>
            <w:szCs w:val="24"/>
          </w:rPr>
          <w:instrText xml:space="preserve"> PAGE   \* MERGEFORMAT </w:instrText>
        </w:r>
        <w:r w:rsidRPr="00F34767">
          <w:rPr>
            <w:rFonts w:ascii="Georgia" w:hAnsi="Georgia"/>
            <w:sz w:val="24"/>
            <w:szCs w:val="24"/>
          </w:rPr>
          <w:fldChar w:fldCharType="separate"/>
        </w:r>
        <w:r w:rsidR="00B17BF0">
          <w:rPr>
            <w:rFonts w:ascii="Georgia" w:hAnsi="Georgia"/>
            <w:noProof/>
            <w:sz w:val="24"/>
            <w:szCs w:val="24"/>
          </w:rPr>
          <w:t>20</w:t>
        </w:r>
        <w:r w:rsidRPr="00F34767">
          <w:rPr>
            <w:rFonts w:ascii="Georgia" w:hAnsi="Georgia"/>
            <w:noProof/>
            <w:sz w:val="24"/>
            <w:szCs w:val="24"/>
          </w:rPr>
          <w:fldChar w:fldCharType="end"/>
        </w:r>
      </w:p>
    </w:sdtContent>
  </w:sdt>
  <w:p w14:paraId="394069E0" w14:textId="77777777" w:rsidR="00E52DD9" w:rsidRDefault="00E52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B2A57" w14:textId="77777777" w:rsidR="00B44A2C" w:rsidRDefault="00B44A2C" w:rsidP="00421E74">
      <w:pPr>
        <w:spacing w:after="0" w:line="240" w:lineRule="auto"/>
      </w:pPr>
      <w:r>
        <w:separator/>
      </w:r>
    </w:p>
  </w:footnote>
  <w:footnote w:type="continuationSeparator" w:id="0">
    <w:p w14:paraId="01756AC5" w14:textId="77777777" w:rsidR="00B44A2C" w:rsidRDefault="00B44A2C" w:rsidP="00421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D7E27"/>
    <w:multiLevelType w:val="multilevel"/>
    <w:tmpl w:val="F73E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433DB"/>
    <w:multiLevelType w:val="multilevel"/>
    <w:tmpl w:val="24E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ED6AA9"/>
    <w:multiLevelType w:val="multilevel"/>
    <w:tmpl w:val="44B2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7F1264"/>
    <w:multiLevelType w:val="multilevel"/>
    <w:tmpl w:val="8A70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37917"/>
    <w:multiLevelType w:val="multilevel"/>
    <w:tmpl w:val="76C0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417A20"/>
    <w:multiLevelType w:val="multilevel"/>
    <w:tmpl w:val="D2F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F6CF0"/>
    <w:multiLevelType w:val="multilevel"/>
    <w:tmpl w:val="17CA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4379F8"/>
    <w:multiLevelType w:val="hybridMultilevel"/>
    <w:tmpl w:val="D1FAE45A"/>
    <w:lvl w:ilvl="0" w:tplc="1996F1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5B5B68"/>
    <w:multiLevelType w:val="multilevel"/>
    <w:tmpl w:val="F3DA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567EC1"/>
    <w:multiLevelType w:val="hybridMultilevel"/>
    <w:tmpl w:val="F1084C46"/>
    <w:lvl w:ilvl="0" w:tplc="84B49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CD14C8"/>
    <w:multiLevelType w:val="multilevel"/>
    <w:tmpl w:val="F2D8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A40F3B"/>
    <w:multiLevelType w:val="multilevel"/>
    <w:tmpl w:val="19E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num>
  <w:num w:numId="6">
    <w:abstractNumId w:val="6"/>
  </w:num>
  <w:num w:numId="7">
    <w:abstractNumId w:val="5"/>
  </w:num>
  <w:num w:numId="8">
    <w:abstractNumId w:val="8"/>
  </w:num>
  <w:num w:numId="9">
    <w:abstractNumId w:val="11"/>
  </w:num>
  <w:num w:numId="10">
    <w:abstractNumId w:val="4"/>
  </w:num>
  <w:num w:numId="11">
    <w:abstractNumId w:val="7"/>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 Cooper">
    <w15:presenceInfo w15:providerId="Windows Live" w15:userId="713289809a113f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6AC"/>
    <w:rsid w:val="00021E1E"/>
    <w:rsid w:val="000425E2"/>
    <w:rsid w:val="00043866"/>
    <w:rsid w:val="0005360B"/>
    <w:rsid w:val="00056A38"/>
    <w:rsid w:val="00067C82"/>
    <w:rsid w:val="00083437"/>
    <w:rsid w:val="0009045D"/>
    <w:rsid w:val="000F12BB"/>
    <w:rsid w:val="000F1E61"/>
    <w:rsid w:val="00106E14"/>
    <w:rsid w:val="001130E3"/>
    <w:rsid w:val="0012583B"/>
    <w:rsid w:val="00175037"/>
    <w:rsid w:val="001968C0"/>
    <w:rsid w:val="001B5345"/>
    <w:rsid w:val="001D37F0"/>
    <w:rsid w:val="001F4329"/>
    <w:rsid w:val="002012EE"/>
    <w:rsid w:val="00217456"/>
    <w:rsid w:val="002350BE"/>
    <w:rsid w:val="002615A5"/>
    <w:rsid w:val="00277AD9"/>
    <w:rsid w:val="002809DC"/>
    <w:rsid w:val="002C3AA5"/>
    <w:rsid w:val="002C6829"/>
    <w:rsid w:val="002E626B"/>
    <w:rsid w:val="002E6FF8"/>
    <w:rsid w:val="00307E97"/>
    <w:rsid w:val="00331550"/>
    <w:rsid w:val="00341966"/>
    <w:rsid w:val="003432FB"/>
    <w:rsid w:val="00374F76"/>
    <w:rsid w:val="003C2C01"/>
    <w:rsid w:val="003C2CD2"/>
    <w:rsid w:val="003C4A6E"/>
    <w:rsid w:val="003F1997"/>
    <w:rsid w:val="00403CC3"/>
    <w:rsid w:val="00416434"/>
    <w:rsid w:val="00421E74"/>
    <w:rsid w:val="00423B3D"/>
    <w:rsid w:val="00425A09"/>
    <w:rsid w:val="00434D4C"/>
    <w:rsid w:val="00437B22"/>
    <w:rsid w:val="004477A9"/>
    <w:rsid w:val="004708B6"/>
    <w:rsid w:val="0047126C"/>
    <w:rsid w:val="004E06EF"/>
    <w:rsid w:val="004E1224"/>
    <w:rsid w:val="005211EC"/>
    <w:rsid w:val="00546434"/>
    <w:rsid w:val="0056530D"/>
    <w:rsid w:val="00583312"/>
    <w:rsid w:val="00586E62"/>
    <w:rsid w:val="005870D9"/>
    <w:rsid w:val="00587C0D"/>
    <w:rsid w:val="005B1879"/>
    <w:rsid w:val="005C1822"/>
    <w:rsid w:val="005C22FE"/>
    <w:rsid w:val="005D18B4"/>
    <w:rsid w:val="006025DC"/>
    <w:rsid w:val="00620343"/>
    <w:rsid w:val="006526C4"/>
    <w:rsid w:val="0066500D"/>
    <w:rsid w:val="006767BC"/>
    <w:rsid w:val="006800A2"/>
    <w:rsid w:val="006955DF"/>
    <w:rsid w:val="006A067F"/>
    <w:rsid w:val="006B4EB8"/>
    <w:rsid w:val="006C3556"/>
    <w:rsid w:val="006D04CB"/>
    <w:rsid w:val="00701EB1"/>
    <w:rsid w:val="00717749"/>
    <w:rsid w:val="00720326"/>
    <w:rsid w:val="007620C1"/>
    <w:rsid w:val="00764D0B"/>
    <w:rsid w:val="007A0199"/>
    <w:rsid w:val="007A02B5"/>
    <w:rsid w:val="007B0BC2"/>
    <w:rsid w:val="007E4DD7"/>
    <w:rsid w:val="007E62D9"/>
    <w:rsid w:val="00810369"/>
    <w:rsid w:val="00817D65"/>
    <w:rsid w:val="008344E6"/>
    <w:rsid w:val="00841CBA"/>
    <w:rsid w:val="00873760"/>
    <w:rsid w:val="008B1894"/>
    <w:rsid w:val="008D087B"/>
    <w:rsid w:val="008D6EA7"/>
    <w:rsid w:val="00914D87"/>
    <w:rsid w:val="00917C7F"/>
    <w:rsid w:val="00922735"/>
    <w:rsid w:val="00925EF6"/>
    <w:rsid w:val="00941A6C"/>
    <w:rsid w:val="00972E6E"/>
    <w:rsid w:val="00974D61"/>
    <w:rsid w:val="009A69A3"/>
    <w:rsid w:val="009E0DDB"/>
    <w:rsid w:val="009E26AC"/>
    <w:rsid w:val="009F4300"/>
    <w:rsid w:val="00A06551"/>
    <w:rsid w:val="00A177E1"/>
    <w:rsid w:val="00A66B66"/>
    <w:rsid w:val="00A761E4"/>
    <w:rsid w:val="00A770B8"/>
    <w:rsid w:val="00A8053A"/>
    <w:rsid w:val="00AC348D"/>
    <w:rsid w:val="00AD6AD8"/>
    <w:rsid w:val="00B10761"/>
    <w:rsid w:val="00B17BF0"/>
    <w:rsid w:val="00B44A2C"/>
    <w:rsid w:val="00B619F4"/>
    <w:rsid w:val="00B64585"/>
    <w:rsid w:val="00B84E87"/>
    <w:rsid w:val="00B859B5"/>
    <w:rsid w:val="00B96409"/>
    <w:rsid w:val="00BC45FD"/>
    <w:rsid w:val="00BC5280"/>
    <w:rsid w:val="00BC7D48"/>
    <w:rsid w:val="00BE2A7B"/>
    <w:rsid w:val="00BE3644"/>
    <w:rsid w:val="00BF4851"/>
    <w:rsid w:val="00C4659B"/>
    <w:rsid w:val="00C66227"/>
    <w:rsid w:val="00C95A5A"/>
    <w:rsid w:val="00CA590C"/>
    <w:rsid w:val="00CB1985"/>
    <w:rsid w:val="00CB4904"/>
    <w:rsid w:val="00CB7C6C"/>
    <w:rsid w:val="00CC502E"/>
    <w:rsid w:val="00CC69EC"/>
    <w:rsid w:val="00CD17C7"/>
    <w:rsid w:val="00CD1A75"/>
    <w:rsid w:val="00CD4258"/>
    <w:rsid w:val="00D4008C"/>
    <w:rsid w:val="00D51439"/>
    <w:rsid w:val="00D62E51"/>
    <w:rsid w:val="00DA4012"/>
    <w:rsid w:val="00DA60DE"/>
    <w:rsid w:val="00DC1A14"/>
    <w:rsid w:val="00DC6547"/>
    <w:rsid w:val="00DE6FF7"/>
    <w:rsid w:val="00E40509"/>
    <w:rsid w:val="00E45C5C"/>
    <w:rsid w:val="00E517BB"/>
    <w:rsid w:val="00E51B32"/>
    <w:rsid w:val="00E52DD9"/>
    <w:rsid w:val="00E553FF"/>
    <w:rsid w:val="00E579CE"/>
    <w:rsid w:val="00E74B69"/>
    <w:rsid w:val="00E86807"/>
    <w:rsid w:val="00EA271D"/>
    <w:rsid w:val="00EA7CDE"/>
    <w:rsid w:val="00ED534D"/>
    <w:rsid w:val="00EE5AB4"/>
    <w:rsid w:val="00EF3D2E"/>
    <w:rsid w:val="00F02DA3"/>
    <w:rsid w:val="00F34767"/>
    <w:rsid w:val="00F64CA7"/>
    <w:rsid w:val="00F72DFD"/>
    <w:rsid w:val="00F73CB0"/>
    <w:rsid w:val="00F74C4B"/>
    <w:rsid w:val="00F86DE7"/>
    <w:rsid w:val="00FD0EA2"/>
    <w:rsid w:val="00FD1D24"/>
    <w:rsid w:val="00FE0E53"/>
    <w:rsid w:val="00FF5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E910"/>
  <w15:chartTrackingRefBased/>
  <w15:docId w15:val="{792421AA-B86C-419F-B7F4-1D466239F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26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6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26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6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26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26A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26AC"/>
    <w:rPr>
      <w:color w:val="0000FF"/>
      <w:u w:val="single"/>
    </w:rPr>
  </w:style>
  <w:style w:type="character" w:styleId="FollowedHyperlink">
    <w:name w:val="FollowedHyperlink"/>
    <w:basedOn w:val="DefaultParagraphFont"/>
    <w:uiPriority w:val="99"/>
    <w:semiHidden/>
    <w:unhideWhenUsed/>
    <w:rsid w:val="009E26AC"/>
    <w:rPr>
      <w:color w:val="800080"/>
      <w:u w:val="single"/>
    </w:rPr>
  </w:style>
  <w:style w:type="paragraph" w:styleId="NormalWeb">
    <w:name w:val="Normal (Web)"/>
    <w:basedOn w:val="Normal"/>
    <w:uiPriority w:val="99"/>
    <w:semiHidden/>
    <w:unhideWhenUsed/>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yline">
    <w:name w:val="byline"/>
    <w:basedOn w:val="DefaultParagraphFont"/>
    <w:rsid w:val="009E26AC"/>
  </w:style>
  <w:style w:type="character" w:customStyle="1" w:styleId="author">
    <w:name w:val="author"/>
    <w:basedOn w:val="DefaultParagraphFont"/>
    <w:rsid w:val="009E26AC"/>
  </w:style>
  <w:style w:type="character" w:customStyle="1" w:styleId="comments-link">
    <w:name w:val="comments-link"/>
    <w:basedOn w:val="DefaultParagraphFont"/>
    <w:rsid w:val="009E26AC"/>
  </w:style>
  <w:style w:type="character" w:customStyle="1" w:styleId="tweetauthor-decoratedname">
    <w:name w:val="tweetauthor-decoratedname"/>
    <w:basedOn w:val="DefaultParagraphFont"/>
    <w:rsid w:val="009E26AC"/>
  </w:style>
  <w:style w:type="character" w:customStyle="1" w:styleId="tweetauthor-name">
    <w:name w:val="tweetauthor-name"/>
    <w:basedOn w:val="DefaultParagraphFont"/>
    <w:rsid w:val="009E26AC"/>
  </w:style>
  <w:style w:type="character" w:customStyle="1" w:styleId="tweetauthor-screenname">
    <w:name w:val="tweetauthor-screenname"/>
    <w:basedOn w:val="DefaultParagraphFont"/>
    <w:rsid w:val="009E26AC"/>
  </w:style>
  <w:style w:type="character" w:customStyle="1" w:styleId="followbutton-bird">
    <w:name w:val="followbutton-bird"/>
    <w:basedOn w:val="DefaultParagraphFont"/>
    <w:rsid w:val="009E26AC"/>
  </w:style>
  <w:style w:type="paragraph" w:customStyle="1" w:styleId="tweet-text">
    <w:name w:val="tweet-text"/>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ttylink-prefix">
    <w:name w:val="prettylink-prefix"/>
    <w:basedOn w:val="DefaultParagraphFont"/>
    <w:rsid w:val="009E26AC"/>
  </w:style>
  <w:style w:type="character" w:customStyle="1" w:styleId="prettylink-value">
    <w:name w:val="prettylink-value"/>
    <w:basedOn w:val="DefaultParagraphFont"/>
    <w:rsid w:val="009E26AC"/>
  </w:style>
  <w:style w:type="character" w:customStyle="1" w:styleId="tweetinfo-heartstat">
    <w:name w:val="tweetinfo-heartstat"/>
    <w:basedOn w:val="DefaultParagraphFont"/>
    <w:rsid w:val="009E26AC"/>
  </w:style>
  <w:style w:type="character" w:customStyle="1" w:styleId="u-hiddenvisually">
    <w:name w:val="u-hiddenvisually"/>
    <w:basedOn w:val="DefaultParagraphFont"/>
    <w:rsid w:val="009E26AC"/>
  </w:style>
  <w:style w:type="character" w:styleId="Emphasis">
    <w:name w:val="Emphasis"/>
    <w:basedOn w:val="DefaultParagraphFont"/>
    <w:uiPriority w:val="20"/>
    <w:qFormat/>
    <w:rsid w:val="009E26AC"/>
    <w:rPr>
      <w:i/>
      <w:iCs/>
    </w:rPr>
  </w:style>
  <w:style w:type="character" w:customStyle="1" w:styleId="tweetauthor-verifiedbadge">
    <w:name w:val="tweetauthor-verifiedbadge"/>
    <w:basedOn w:val="DefaultParagraphFont"/>
    <w:rsid w:val="009E26AC"/>
  </w:style>
  <w:style w:type="paragraph" w:customStyle="1" w:styleId="wp-caption-text">
    <w:name w:val="wp-caption-text"/>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a-about">
    <w:name w:val="wpa-about"/>
    <w:basedOn w:val="DefaultParagraphFont"/>
    <w:rsid w:val="009E26AC"/>
  </w:style>
  <w:style w:type="paragraph" w:customStyle="1" w:styleId="wpa-buttons">
    <w:name w:val="wpa-buttons"/>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con">
    <w:name w:val="noticon"/>
    <w:basedOn w:val="DefaultParagraphFont"/>
    <w:rsid w:val="009E26AC"/>
  </w:style>
  <w:style w:type="character" w:customStyle="1" w:styleId="sd-text-color">
    <w:name w:val="sd-text-color"/>
    <w:basedOn w:val="DefaultParagraphFont"/>
    <w:rsid w:val="009E26AC"/>
  </w:style>
  <w:style w:type="character" w:customStyle="1" w:styleId="edit-link">
    <w:name w:val="edit-link"/>
    <w:basedOn w:val="DefaultParagraphFont"/>
    <w:rsid w:val="009E26AC"/>
  </w:style>
  <w:style w:type="paragraph" w:styleId="z-TopofForm">
    <w:name w:val="HTML Top of Form"/>
    <w:basedOn w:val="Normal"/>
    <w:next w:val="Normal"/>
    <w:link w:val="z-TopofFormChar"/>
    <w:hidden/>
    <w:uiPriority w:val="99"/>
    <w:semiHidden/>
    <w:unhideWhenUsed/>
    <w:rsid w:val="009E26A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26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E26A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E26AC"/>
    <w:rPr>
      <w:rFonts w:ascii="Arial" w:eastAsia="Times New Roman" w:hAnsi="Arial" w:cs="Arial"/>
      <w:vanish/>
      <w:sz w:val="16"/>
      <w:szCs w:val="16"/>
    </w:rPr>
  </w:style>
  <w:style w:type="character" w:customStyle="1" w:styleId="meta-nav">
    <w:name w:val="meta-nav"/>
    <w:basedOn w:val="DefaultParagraphFont"/>
    <w:rsid w:val="009E26AC"/>
  </w:style>
  <w:style w:type="paragraph" w:styleId="Header">
    <w:name w:val="header"/>
    <w:basedOn w:val="Normal"/>
    <w:link w:val="HeaderChar"/>
    <w:uiPriority w:val="99"/>
    <w:unhideWhenUsed/>
    <w:rsid w:val="00421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E74"/>
  </w:style>
  <w:style w:type="paragraph" w:styleId="Footer">
    <w:name w:val="footer"/>
    <w:basedOn w:val="Normal"/>
    <w:link w:val="FooterChar"/>
    <w:uiPriority w:val="99"/>
    <w:unhideWhenUsed/>
    <w:rsid w:val="00421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E74"/>
  </w:style>
  <w:style w:type="paragraph" w:styleId="ListParagraph">
    <w:name w:val="List Paragraph"/>
    <w:basedOn w:val="Normal"/>
    <w:uiPriority w:val="34"/>
    <w:qFormat/>
    <w:rsid w:val="006526C4"/>
    <w:pPr>
      <w:ind w:left="720"/>
      <w:contextualSpacing/>
    </w:pPr>
  </w:style>
  <w:style w:type="character" w:styleId="CommentReference">
    <w:name w:val="annotation reference"/>
    <w:basedOn w:val="DefaultParagraphFont"/>
    <w:uiPriority w:val="99"/>
    <w:semiHidden/>
    <w:unhideWhenUsed/>
    <w:rsid w:val="0056530D"/>
    <w:rPr>
      <w:sz w:val="16"/>
      <w:szCs w:val="16"/>
    </w:rPr>
  </w:style>
  <w:style w:type="paragraph" w:styleId="CommentText">
    <w:name w:val="annotation text"/>
    <w:basedOn w:val="Normal"/>
    <w:link w:val="CommentTextChar"/>
    <w:uiPriority w:val="99"/>
    <w:semiHidden/>
    <w:unhideWhenUsed/>
    <w:rsid w:val="0056530D"/>
    <w:pPr>
      <w:spacing w:line="240" w:lineRule="auto"/>
    </w:pPr>
    <w:rPr>
      <w:sz w:val="20"/>
      <w:szCs w:val="20"/>
    </w:rPr>
  </w:style>
  <w:style w:type="character" w:customStyle="1" w:styleId="CommentTextChar">
    <w:name w:val="Comment Text Char"/>
    <w:basedOn w:val="DefaultParagraphFont"/>
    <w:link w:val="CommentText"/>
    <w:uiPriority w:val="99"/>
    <w:semiHidden/>
    <w:rsid w:val="0056530D"/>
    <w:rPr>
      <w:sz w:val="20"/>
      <w:szCs w:val="20"/>
    </w:rPr>
  </w:style>
  <w:style w:type="paragraph" w:styleId="CommentSubject">
    <w:name w:val="annotation subject"/>
    <w:basedOn w:val="CommentText"/>
    <w:next w:val="CommentText"/>
    <w:link w:val="CommentSubjectChar"/>
    <w:uiPriority w:val="99"/>
    <w:semiHidden/>
    <w:unhideWhenUsed/>
    <w:rsid w:val="0056530D"/>
    <w:rPr>
      <w:b/>
      <w:bCs/>
    </w:rPr>
  </w:style>
  <w:style w:type="character" w:customStyle="1" w:styleId="CommentSubjectChar">
    <w:name w:val="Comment Subject Char"/>
    <w:basedOn w:val="CommentTextChar"/>
    <w:link w:val="CommentSubject"/>
    <w:uiPriority w:val="99"/>
    <w:semiHidden/>
    <w:rsid w:val="0056530D"/>
    <w:rPr>
      <w:b/>
      <w:bCs/>
      <w:sz w:val="20"/>
      <w:szCs w:val="20"/>
    </w:rPr>
  </w:style>
  <w:style w:type="paragraph" w:styleId="BalloonText">
    <w:name w:val="Balloon Text"/>
    <w:basedOn w:val="Normal"/>
    <w:link w:val="BalloonTextChar"/>
    <w:uiPriority w:val="99"/>
    <w:semiHidden/>
    <w:unhideWhenUsed/>
    <w:rsid w:val="005653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30D"/>
    <w:rPr>
      <w:rFonts w:ascii="Segoe UI" w:hAnsi="Segoe UI" w:cs="Segoe UI"/>
      <w:sz w:val="18"/>
      <w:szCs w:val="18"/>
    </w:rPr>
  </w:style>
  <w:style w:type="paragraph" w:styleId="Revision">
    <w:name w:val="Revision"/>
    <w:hidden/>
    <w:uiPriority w:val="99"/>
    <w:semiHidden/>
    <w:rsid w:val="00EE5A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67313">
      <w:bodyDiv w:val="1"/>
      <w:marLeft w:val="0"/>
      <w:marRight w:val="0"/>
      <w:marTop w:val="0"/>
      <w:marBottom w:val="0"/>
      <w:divBdr>
        <w:top w:val="none" w:sz="0" w:space="0" w:color="auto"/>
        <w:left w:val="none" w:sz="0" w:space="0" w:color="auto"/>
        <w:bottom w:val="none" w:sz="0" w:space="0" w:color="auto"/>
        <w:right w:val="none" w:sz="0" w:space="0" w:color="auto"/>
      </w:divBdr>
      <w:divsChild>
        <w:div w:id="1590654354">
          <w:marLeft w:val="0"/>
          <w:marRight w:val="0"/>
          <w:marTop w:val="0"/>
          <w:marBottom w:val="0"/>
          <w:divBdr>
            <w:top w:val="none" w:sz="0" w:space="0" w:color="auto"/>
            <w:left w:val="none" w:sz="0" w:space="0" w:color="auto"/>
            <w:bottom w:val="none" w:sz="0" w:space="0" w:color="auto"/>
            <w:right w:val="none" w:sz="0" w:space="0" w:color="auto"/>
          </w:divBdr>
        </w:div>
      </w:divsChild>
    </w:div>
    <w:div w:id="116073574">
      <w:bodyDiv w:val="1"/>
      <w:marLeft w:val="0"/>
      <w:marRight w:val="0"/>
      <w:marTop w:val="0"/>
      <w:marBottom w:val="0"/>
      <w:divBdr>
        <w:top w:val="none" w:sz="0" w:space="0" w:color="auto"/>
        <w:left w:val="none" w:sz="0" w:space="0" w:color="auto"/>
        <w:bottom w:val="none" w:sz="0" w:space="0" w:color="auto"/>
        <w:right w:val="none" w:sz="0" w:space="0" w:color="auto"/>
      </w:divBdr>
      <w:divsChild>
        <w:div w:id="1536894448">
          <w:marLeft w:val="0"/>
          <w:marRight w:val="0"/>
          <w:marTop w:val="0"/>
          <w:marBottom w:val="0"/>
          <w:divBdr>
            <w:top w:val="none" w:sz="0" w:space="0" w:color="auto"/>
            <w:left w:val="none" w:sz="0" w:space="0" w:color="auto"/>
            <w:bottom w:val="none" w:sz="0" w:space="0" w:color="auto"/>
            <w:right w:val="none" w:sz="0" w:space="0" w:color="auto"/>
          </w:divBdr>
        </w:div>
      </w:divsChild>
    </w:div>
    <w:div w:id="694959054">
      <w:bodyDiv w:val="1"/>
      <w:marLeft w:val="0"/>
      <w:marRight w:val="0"/>
      <w:marTop w:val="0"/>
      <w:marBottom w:val="0"/>
      <w:divBdr>
        <w:top w:val="none" w:sz="0" w:space="0" w:color="auto"/>
        <w:left w:val="none" w:sz="0" w:space="0" w:color="auto"/>
        <w:bottom w:val="none" w:sz="0" w:space="0" w:color="auto"/>
        <w:right w:val="none" w:sz="0" w:space="0" w:color="auto"/>
      </w:divBdr>
    </w:div>
    <w:div w:id="709262913">
      <w:bodyDiv w:val="1"/>
      <w:marLeft w:val="0"/>
      <w:marRight w:val="0"/>
      <w:marTop w:val="0"/>
      <w:marBottom w:val="0"/>
      <w:divBdr>
        <w:top w:val="none" w:sz="0" w:space="0" w:color="auto"/>
        <w:left w:val="none" w:sz="0" w:space="0" w:color="auto"/>
        <w:bottom w:val="none" w:sz="0" w:space="0" w:color="auto"/>
        <w:right w:val="none" w:sz="0" w:space="0" w:color="auto"/>
      </w:divBdr>
      <w:divsChild>
        <w:div w:id="1050963020">
          <w:marLeft w:val="0"/>
          <w:marRight w:val="0"/>
          <w:marTop w:val="180"/>
          <w:marBottom w:val="180"/>
          <w:divBdr>
            <w:top w:val="none" w:sz="0" w:space="0" w:color="auto"/>
            <w:left w:val="none" w:sz="0" w:space="0" w:color="auto"/>
            <w:bottom w:val="none" w:sz="0" w:space="0" w:color="auto"/>
            <w:right w:val="none" w:sz="0" w:space="0" w:color="auto"/>
          </w:divBdr>
          <w:divsChild>
            <w:div w:id="1981110366">
              <w:marLeft w:val="0"/>
              <w:marRight w:val="0"/>
              <w:marTop w:val="0"/>
              <w:marBottom w:val="0"/>
              <w:divBdr>
                <w:top w:val="none" w:sz="0" w:space="0" w:color="auto"/>
                <w:left w:val="none" w:sz="0" w:space="0" w:color="auto"/>
                <w:bottom w:val="none" w:sz="0" w:space="0" w:color="auto"/>
                <w:right w:val="none" w:sz="0" w:space="0" w:color="auto"/>
              </w:divBdr>
            </w:div>
            <w:div w:id="1583953179">
              <w:marLeft w:val="0"/>
              <w:marRight w:val="0"/>
              <w:marTop w:val="60"/>
              <w:marBottom w:val="0"/>
              <w:divBdr>
                <w:top w:val="single" w:sz="6" w:space="30" w:color="DDDDDD"/>
                <w:left w:val="none" w:sz="0" w:space="0" w:color="auto"/>
                <w:bottom w:val="single" w:sz="6" w:space="30" w:color="DDDDDD"/>
                <w:right w:val="none" w:sz="0" w:space="0" w:color="auto"/>
              </w:divBdr>
              <w:divsChild>
                <w:div w:id="135994347">
                  <w:marLeft w:val="0"/>
                  <w:marRight w:val="0"/>
                  <w:marTop w:val="0"/>
                  <w:marBottom w:val="0"/>
                  <w:divBdr>
                    <w:top w:val="none" w:sz="0" w:space="0" w:color="auto"/>
                    <w:left w:val="none" w:sz="0" w:space="0" w:color="auto"/>
                    <w:bottom w:val="none" w:sz="0" w:space="0" w:color="auto"/>
                    <w:right w:val="none" w:sz="0" w:space="0" w:color="auto"/>
                  </w:divBdr>
                  <w:divsChild>
                    <w:div w:id="1163163576">
                      <w:marLeft w:val="0"/>
                      <w:marRight w:val="0"/>
                      <w:marTop w:val="0"/>
                      <w:marBottom w:val="0"/>
                      <w:divBdr>
                        <w:top w:val="none" w:sz="0" w:space="0" w:color="auto"/>
                        <w:left w:val="none" w:sz="0" w:space="0" w:color="auto"/>
                        <w:bottom w:val="none" w:sz="0" w:space="0" w:color="auto"/>
                        <w:right w:val="none" w:sz="0" w:space="0" w:color="auto"/>
                      </w:divBdr>
                      <w:divsChild>
                        <w:div w:id="2061396071">
                          <w:marLeft w:val="0"/>
                          <w:marRight w:val="0"/>
                          <w:marTop w:val="225"/>
                          <w:marBottom w:val="0"/>
                          <w:divBdr>
                            <w:top w:val="none" w:sz="0" w:space="0" w:color="auto"/>
                            <w:left w:val="none" w:sz="0" w:space="0" w:color="auto"/>
                            <w:bottom w:val="none" w:sz="0" w:space="0" w:color="auto"/>
                            <w:right w:val="none" w:sz="0" w:space="0" w:color="auto"/>
                          </w:divBdr>
                          <w:divsChild>
                            <w:div w:id="517886840">
                              <w:marLeft w:val="0"/>
                              <w:marRight w:val="0"/>
                              <w:marTop w:val="0"/>
                              <w:marBottom w:val="0"/>
                              <w:divBdr>
                                <w:top w:val="single" w:sz="6" w:space="0" w:color="E1E8ED"/>
                                <w:left w:val="single" w:sz="6" w:space="0" w:color="E1E8ED"/>
                                <w:bottom w:val="single" w:sz="6" w:space="0" w:color="E1E8ED"/>
                                <w:right w:val="single" w:sz="6" w:space="0" w:color="E1E8ED"/>
                              </w:divBdr>
                              <w:divsChild>
                                <w:div w:id="1825657913">
                                  <w:marLeft w:val="0"/>
                                  <w:marRight w:val="0"/>
                                  <w:marTop w:val="0"/>
                                  <w:marBottom w:val="0"/>
                                  <w:divBdr>
                                    <w:top w:val="none" w:sz="0" w:space="0" w:color="auto"/>
                                    <w:left w:val="none" w:sz="0" w:space="0" w:color="auto"/>
                                    <w:bottom w:val="none" w:sz="0" w:space="0" w:color="auto"/>
                                    <w:right w:val="none" w:sz="0" w:space="0" w:color="auto"/>
                                  </w:divBdr>
                                  <w:divsChild>
                                    <w:div w:id="645359391">
                                      <w:marLeft w:val="0"/>
                                      <w:marRight w:val="0"/>
                                      <w:marTop w:val="0"/>
                                      <w:marBottom w:val="0"/>
                                      <w:divBdr>
                                        <w:top w:val="none" w:sz="0" w:space="0" w:color="auto"/>
                                        <w:left w:val="none" w:sz="0" w:space="0" w:color="auto"/>
                                        <w:bottom w:val="none" w:sz="0" w:space="0" w:color="auto"/>
                                        <w:right w:val="none" w:sz="0" w:space="0" w:color="auto"/>
                                      </w:divBdr>
                                      <w:divsChild>
                                        <w:div w:id="1695617376">
                                          <w:blockQuote w:val="1"/>
                                          <w:marLeft w:val="0"/>
                                          <w:marRight w:val="0"/>
                                          <w:marTop w:val="0"/>
                                          <w:marBottom w:val="0"/>
                                          <w:divBdr>
                                            <w:top w:val="none" w:sz="0" w:space="0" w:color="auto"/>
                                            <w:left w:val="none" w:sz="0" w:space="0" w:color="auto"/>
                                            <w:bottom w:val="none" w:sz="0" w:space="0" w:color="auto"/>
                                            <w:right w:val="none" w:sz="0" w:space="0" w:color="auto"/>
                                          </w:divBdr>
                                          <w:divsChild>
                                            <w:div w:id="1164705968">
                                              <w:marLeft w:val="0"/>
                                              <w:marRight w:val="0"/>
                                              <w:marTop w:val="0"/>
                                              <w:marBottom w:val="0"/>
                                              <w:divBdr>
                                                <w:top w:val="none" w:sz="0" w:space="0" w:color="auto"/>
                                                <w:left w:val="none" w:sz="0" w:space="0" w:color="auto"/>
                                                <w:bottom w:val="none" w:sz="0" w:space="0" w:color="auto"/>
                                                <w:right w:val="none" w:sz="0" w:space="0" w:color="auto"/>
                                              </w:divBdr>
                                              <w:divsChild>
                                                <w:div w:id="1204558608">
                                                  <w:marLeft w:val="0"/>
                                                  <w:marRight w:val="0"/>
                                                  <w:marTop w:val="0"/>
                                                  <w:marBottom w:val="0"/>
                                                  <w:divBdr>
                                                    <w:top w:val="none" w:sz="0" w:space="0" w:color="auto"/>
                                                    <w:left w:val="none" w:sz="0" w:space="0" w:color="auto"/>
                                                    <w:bottom w:val="none" w:sz="0" w:space="0" w:color="auto"/>
                                                    <w:right w:val="none" w:sz="0" w:space="0" w:color="auto"/>
                                                  </w:divBdr>
                                                  <w:divsChild>
                                                    <w:div w:id="1262958177">
                                                      <w:marLeft w:val="0"/>
                                                      <w:marRight w:val="0"/>
                                                      <w:marTop w:val="0"/>
                                                      <w:marBottom w:val="0"/>
                                                      <w:divBdr>
                                                        <w:top w:val="none" w:sz="0" w:space="0" w:color="auto"/>
                                                        <w:left w:val="none" w:sz="0" w:space="0" w:color="auto"/>
                                                        <w:bottom w:val="none" w:sz="0" w:space="0" w:color="auto"/>
                                                        <w:right w:val="none" w:sz="0" w:space="0" w:color="auto"/>
                                                      </w:divBdr>
                                                    </w:div>
                                                  </w:divsChild>
                                                </w:div>
                                                <w:div w:id="695696084">
                                                  <w:marLeft w:val="0"/>
                                                  <w:marRight w:val="0"/>
                                                  <w:marTop w:val="0"/>
                                                  <w:marBottom w:val="0"/>
                                                  <w:divBdr>
                                                    <w:top w:val="none" w:sz="0" w:space="0" w:color="auto"/>
                                                    <w:left w:val="none" w:sz="0" w:space="0" w:color="auto"/>
                                                    <w:bottom w:val="none" w:sz="0" w:space="0" w:color="auto"/>
                                                    <w:right w:val="none" w:sz="0" w:space="0" w:color="auto"/>
                                                  </w:divBdr>
                                                </w:div>
                                              </w:divsChild>
                                            </w:div>
                                            <w:div w:id="658114556">
                                              <w:marLeft w:val="0"/>
                                              <w:marRight w:val="0"/>
                                              <w:marTop w:val="195"/>
                                              <w:marBottom w:val="0"/>
                                              <w:divBdr>
                                                <w:top w:val="none" w:sz="0" w:space="0" w:color="auto"/>
                                                <w:left w:val="none" w:sz="0" w:space="0" w:color="auto"/>
                                                <w:bottom w:val="none" w:sz="0" w:space="0" w:color="auto"/>
                                                <w:right w:val="none" w:sz="0" w:space="0" w:color="auto"/>
                                              </w:divBdr>
                                              <w:divsChild>
                                                <w:div w:id="1192568342">
                                                  <w:marLeft w:val="0"/>
                                                  <w:marRight w:val="0"/>
                                                  <w:marTop w:val="156"/>
                                                  <w:marBottom w:val="0"/>
                                                  <w:divBdr>
                                                    <w:top w:val="none" w:sz="0" w:space="0" w:color="auto"/>
                                                    <w:left w:val="none" w:sz="0" w:space="0" w:color="auto"/>
                                                    <w:bottom w:val="none" w:sz="0" w:space="0" w:color="auto"/>
                                                    <w:right w:val="none" w:sz="0" w:space="0" w:color="auto"/>
                                                  </w:divBdr>
                                                  <w:divsChild>
                                                    <w:div w:id="372923030">
                                                      <w:marLeft w:val="0"/>
                                                      <w:marRight w:val="0"/>
                                                      <w:marTop w:val="0"/>
                                                      <w:marBottom w:val="0"/>
                                                      <w:divBdr>
                                                        <w:top w:val="none" w:sz="0" w:space="0" w:color="auto"/>
                                                        <w:left w:val="none" w:sz="0" w:space="0" w:color="auto"/>
                                                        <w:bottom w:val="none" w:sz="0" w:space="0" w:color="auto"/>
                                                        <w:right w:val="none" w:sz="0" w:space="0" w:color="auto"/>
                                                      </w:divBdr>
                                                      <w:divsChild>
                                                        <w:div w:id="1976330314">
                                                          <w:marLeft w:val="0"/>
                                                          <w:marRight w:val="0"/>
                                                          <w:marTop w:val="0"/>
                                                          <w:marBottom w:val="0"/>
                                                          <w:divBdr>
                                                            <w:top w:val="none" w:sz="0" w:space="0" w:color="auto"/>
                                                            <w:left w:val="none" w:sz="0" w:space="0" w:color="auto"/>
                                                            <w:bottom w:val="none" w:sz="0" w:space="0" w:color="auto"/>
                                                            <w:right w:val="none" w:sz="0" w:space="0" w:color="auto"/>
                                                          </w:divBdr>
                                                          <w:divsChild>
                                                            <w:div w:id="19017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85185">
                                                  <w:marLeft w:val="0"/>
                                                  <w:marRight w:val="0"/>
                                                  <w:marTop w:val="156"/>
                                                  <w:marBottom w:val="0"/>
                                                  <w:divBdr>
                                                    <w:top w:val="none" w:sz="0" w:space="0" w:color="auto"/>
                                                    <w:left w:val="none" w:sz="0" w:space="0" w:color="auto"/>
                                                    <w:bottom w:val="none" w:sz="0" w:space="0" w:color="auto"/>
                                                    <w:right w:val="none" w:sz="0" w:space="0" w:color="auto"/>
                                                  </w:divBdr>
                                                  <w:divsChild>
                                                    <w:div w:id="938298105">
                                                      <w:marLeft w:val="0"/>
                                                      <w:marRight w:val="0"/>
                                                      <w:marTop w:val="0"/>
                                                      <w:marBottom w:val="0"/>
                                                      <w:divBdr>
                                                        <w:top w:val="none" w:sz="0" w:space="0" w:color="auto"/>
                                                        <w:left w:val="none" w:sz="0" w:space="0" w:color="auto"/>
                                                        <w:bottom w:val="none" w:sz="0" w:space="0" w:color="auto"/>
                                                        <w:right w:val="none" w:sz="0" w:space="0" w:color="auto"/>
                                                      </w:divBdr>
                                                    </w:div>
                                                    <w:div w:id="1234898203">
                                                      <w:marLeft w:val="180"/>
                                                      <w:marRight w:val="0"/>
                                                      <w:marTop w:val="0"/>
                                                      <w:marBottom w:val="0"/>
                                                      <w:divBdr>
                                                        <w:top w:val="none" w:sz="0" w:space="0" w:color="auto"/>
                                                        <w:left w:val="none" w:sz="0" w:space="0" w:color="auto"/>
                                                        <w:bottom w:val="none" w:sz="0" w:space="0" w:color="auto"/>
                                                        <w:right w:val="none" w:sz="0" w:space="0" w:color="auto"/>
                                                      </w:divBdr>
                                                    </w:div>
                                                    <w:div w:id="159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3987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1994351">
                              <w:marLeft w:val="0"/>
                              <w:marRight w:val="0"/>
                              <w:marTop w:val="0"/>
                              <w:marBottom w:val="0"/>
                              <w:divBdr>
                                <w:top w:val="single" w:sz="6" w:space="0" w:color="E1E8ED"/>
                                <w:left w:val="single" w:sz="6" w:space="0" w:color="E1E8ED"/>
                                <w:bottom w:val="single" w:sz="6" w:space="0" w:color="E1E8ED"/>
                                <w:right w:val="single" w:sz="6" w:space="0" w:color="E1E8ED"/>
                              </w:divBdr>
                              <w:divsChild>
                                <w:div w:id="914365048">
                                  <w:marLeft w:val="0"/>
                                  <w:marRight w:val="0"/>
                                  <w:marTop w:val="0"/>
                                  <w:marBottom w:val="0"/>
                                  <w:divBdr>
                                    <w:top w:val="none" w:sz="0" w:space="0" w:color="auto"/>
                                    <w:left w:val="none" w:sz="0" w:space="0" w:color="auto"/>
                                    <w:bottom w:val="none" w:sz="0" w:space="0" w:color="auto"/>
                                    <w:right w:val="none" w:sz="0" w:space="0" w:color="auto"/>
                                  </w:divBdr>
                                  <w:divsChild>
                                    <w:div w:id="170025202">
                                      <w:marLeft w:val="0"/>
                                      <w:marRight w:val="0"/>
                                      <w:marTop w:val="0"/>
                                      <w:marBottom w:val="0"/>
                                      <w:divBdr>
                                        <w:top w:val="none" w:sz="0" w:space="0" w:color="auto"/>
                                        <w:left w:val="none" w:sz="0" w:space="0" w:color="auto"/>
                                        <w:bottom w:val="none" w:sz="0" w:space="0" w:color="auto"/>
                                        <w:right w:val="none" w:sz="0" w:space="0" w:color="auto"/>
                                      </w:divBdr>
                                      <w:divsChild>
                                        <w:div w:id="757940472">
                                          <w:blockQuote w:val="1"/>
                                          <w:marLeft w:val="0"/>
                                          <w:marRight w:val="0"/>
                                          <w:marTop w:val="0"/>
                                          <w:marBottom w:val="0"/>
                                          <w:divBdr>
                                            <w:top w:val="none" w:sz="0" w:space="0" w:color="auto"/>
                                            <w:left w:val="none" w:sz="0" w:space="0" w:color="auto"/>
                                            <w:bottom w:val="none" w:sz="0" w:space="0" w:color="auto"/>
                                            <w:right w:val="none" w:sz="0" w:space="0" w:color="auto"/>
                                          </w:divBdr>
                                          <w:divsChild>
                                            <w:div w:id="1495800386">
                                              <w:marLeft w:val="0"/>
                                              <w:marRight w:val="0"/>
                                              <w:marTop w:val="0"/>
                                              <w:marBottom w:val="0"/>
                                              <w:divBdr>
                                                <w:top w:val="none" w:sz="0" w:space="0" w:color="auto"/>
                                                <w:left w:val="none" w:sz="0" w:space="0" w:color="auto"/>
                                                <w:bottom w:val="none" w:sz="0" w:space="0" w:color="auto"/>
                                                <w:right w:val="none" w:sz="0" w:space="0" w:color="auto"/>
                                              </w:divBdr>
                                              <w:divsChild>
                                                <w:div w:id="1824392255">
                                                  <w:marLeft w:val="0"/>
                                                  <w:marRight w:val="0"/>
                                                  <w:marTop w:val="0"/>
                                                  <w:marBottom w:val="0"/>
                                                  <w:divBdr>
                                                    <w:top w:val="none" w:sz="0" w:space="0" w:color="auto"/>
                                                    <w:left w:val="none" w:sz="0" w:space="0" w:color="auto"/>
                                                    <w:bottom w:val="none" w:sz="0" w:space="0" w:color="auto"/>
                                                    <w:right w:val="none" w:sz="0" w:space="0" w:color="auto"/>
                                                  </w:divBdr>
                                                  <w:divsChild>
                                                    <w:div w:id="566379644">
                                                      <w:marLeft w:val="0"/>
                                                      <w:marRight w:val="0"/>
                                                      <w:marTop w:val="0"/>
                                                      <w:marBottom w:val="0"/>
                                                      <w:divBdr>
                                                        <w:top w:val="none" w:sz="0" w:space="0" w:color="auto"/>
                                                        <w:left w:val="none" w:sz="0" w:space="0" w:color="auto"/>
                                                        <w:bottom w:val="none" w:sz="0" w:space="0" w:color="auto"/>
                                                        <w:right w:val="none" w:sz="0" w:space="0" w:color="auto"/>
                                                      </w:divBdr>
                                                    </w:div>
                                                  </w:divsChild>
                                                </w:div>
                                                <w:div w:id="1275089641">
                                                  <w:marLeft w:val="0"/>
                                                  <w:marRight w:val="0"/>
                                                  <w:marTop w:val="0"/>
                                                  <w:marBottom w:val="0"/>
                                                  <w:divBdr>
                                                    <w:top w:val="none" w:sz="0" w:space="0" w:color="auto"/>
                                                    <w:left w:val="none" w:sz="0" w:space="0" w:color="auto"/>
                                                    <w:bottom w:val="none" w:sz="0" w:space="0" w:color="auto"/>
                                                    <w:right w:val="none" w:sz="0" w:space="0" w:color="auto"/>
                                                  </w:divBdr>
                                                </w:div>
                                              </w:divsChild>
                                            </w:div>
                                            <w:div w:id="538401876">
                                              <w:marLeft w:val="0"/>
                                              <w:marRight w:val="0"/>
                                              <w:marTop w:val="195"/>
                                              <w:marBottom w:val="0"/>
                                              <w:divBdr>
                                                <w:top w:val="none" w:sz="0" w:space="0" w:color="auto"/>
                                                <w:left w:val="none" w:sz="0" w:space="0" w:color="auto"/>
                                                <w:bottom w:val="none" w:sz="0" w:space="0" w:color="auto"/>
                                                <w:right w:val="none" w:sz="0" w:space="0" w:color="auto"/>
                                              </w:divBdr>
                                              <w:divsChild>
                                                <w:div w:id="869413164">
                                                  <w:marLeft w:val="0"/>
                                                  <w:marRight w:val="0"/>
                                                  <w:marTop w:val="156"/>
                                                  <w:marBottom w:val="0"/>
                                                  <w:divBdr>
                                                    <w:top w:val="none" w:sz="0" w:space="0" w:color="auto"/>
                                                    <w:left w:val="none" w:sz="0" w:space="0" w:color="auto"/>
                                                    <w:bottom w:val="none" w:sz="0" w:space="0" w:color="auto"/>
                                                    <w:right w:val="none" w:sz="0" w:space="0" w:color="auto"/>
                                                  </w:divBdr>
                                                  <w:divsChild>
                                                    <w:div w:id="1425761959">
                                                      <w:marLeft w:val="0"/>
                                                      <w:marRight w:val="0"/>
                                                      <w:marTop w:val="0"/>
                                                      <w:marBottom w:val="0"/>
                                                      <w:divBdr>
                                                        <w:top w:val="none" w:sz="0" w:space="0" w:color="auto"/>
                                                        <w:left w:val="none" w:sz="0" w:space="0" w:color="auto"/>
                                                        <w:bottom w:val="none" w:sz="0" w:space="0" w:color="auto"/>
                                                        <w:right w:val="none" w:sz="0" w:space="0" w:color="auto"/>
                                                      </w:divBdr>
                                                      <w:divsChild>
                                                        <w:div w:id="1208491542">
                                                          <w:marLeft w:val="0"/>
                                                          <w:marRight w:val="0"/>
                                                          <w:marTop w:val="0"/>
                                                          <w:marBottom w:val="0"/>
                                                          <w:divBdr>
                                                            <w:top w:val="none" w:sz="0" w:space="0" w:color="auto"/>
                                                            <w:left w:val="none" w:sz="0" w:space="0" w:color="auto"/>
                                                            <w:bottom w:val="none" w:sz="0" w:space="0" w:color="auto"/>
                                                            <w:right w:val="none" w:sz="0" w:space="0" w:color="auto"/>
                                                          </w:divBdr>
                                                          <w:divsChild>
                                                            <w:div w:id="1678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892">
                                                  <w:marLeft w:val="0"/>
                                                  <w:marRight w:val="0"/>
                                                  <w:marTop w:val="156"/>
                                                  <w:marBottom w:val="0"/>
                                                  <w:divBdr>
                                                    <w:top w:val="none" w:sz="0" w:space="0" w:color="auto"/>
                                                    <w:left w:val="none" w:sz="0" w:space="0" w:color="auto"/>
                                                    <w:bottom w:val="none" w:sz="0" w:space="0" w:color="auto"/>
                                                    <w:right w:val="none" w:sz="0" w:space="0" w:color="auto"/>
                                                  </w:divBdr>
                                                  <w:divsChild>
                                                    <w:div w:id="1556743474">
                                                      <w:marLeft w:val="0"/>
                                                      <w:marRight w:val="0"/>
                                                      <w:marTop w:val="0"/>
                                                      <w:marBottom w:val="0"/>
                                                      <w:divBdr>
                                                        <w:top w:val="none" w:sz="0" w:space="0" w:color="auto"/>
                                                        <w:left w:val="none" w:sz="0" w:space="0" w:color="auto"/>
                                                        <w:bottom w:val="none" w:sz="0" w:space="0" w:color="auto"/>
                                                        <w:right w:val="none" w:sz="0" w:space="0" w:color="auto"/>
                                                      </w:divBdr>
                                                    </w:div>
                                                    <w:div w:id="1519856729">
                                                      <w:marLeft w:val="180"/>
                                                      <w:marRight w:val="0"/>
                                                      <w:marTop w:val="0"/>
                                                      <w:marBottom w:val="0"/>
                                                      <w:divBdr>
                                                        <w:top w:val="none" w:sz="0" w:space="0" w:color="auto"/>
                                                        <w:left w:val="none" w:sz="0" w:space="0" w:color="auto"/>
                                                        <w:bottom w:val="none" w:sz="0" w:space="0" w:color="auto"/>
                                                        <w:right w:val="none" w:sz="0" w:space="0" w:color="auto"/>
                                                      </w:divBdr>
                                                    </w:div>
                                                    <w:div w:id="19379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7787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8646974">
                              <w:marLeft w:val="0"/>
                              <w:marRight w:val="0"/>
                              <w:marTop w:val="0"/>
                              <w:marBottom w:val="0"/>
                              <w:divBdr>
                                <w:top w:val="single" w:sz="6" w:space="0" w:color="E1E8ED"/>
                                <w:left w:val="single" w:sz="6" w:space="0" w:color="E1E8ED"/>
                                <w:bottom w:val="single" w:sz="6" w:space="0" w:color="E1E8ED"/>
                                <w:right w:val="single" w:sz="6" w:space="0" w:color="E1E8ED"/>
                              </w:divBdr>
                              <w:divsChild>
                                <w:div w:id="134690333">
                                  <w:marLeft w:val="0"/>
                                  <w:marRight w:val="0"/>
                                  <w:marTop w:val="0"/>
                                  <w:marBottom w:val="0"/>
                                  <w:divBdr>
                                    <w:top w:val="none" w:sz="0" w:space="0" w:color="auto"/>
                                    <w:left w:val="none" w:sz="0" w:space="0" w:color="auto"/>
                                    <w:bottom w:val="none" w:sz="0" w:space="0" w:color="auto"/>
                                    <w:right w:val="none" w:sz="0" w:space="0" w:color="auto"/>
                                  </w:divBdr>
                                  <w:divsChild>
                                    <w:div w:id="1669600270">
                                      <w:marLeft w:val="0"/>
                                      <w:marRight w:val="0"/>
                                      <w:marTop w:val="0"/>
                                      <w:marBottom w:val="0"/>
                                      <w:divBdr>
                                        <w:top w:val="none" w:sz="0" w:space="0" w:color="auto"/>
                                        <w:left w:val="none" w:sz="0" w:space="0" w:color="auto"/>
                                        <w:bottom w:val="none" w:sz="0" w:space="0" w:color="auto"/>
                                        <w:right w:val="none" w:sz="0" w:space="0" w:color="auto"/>
                                      </w:divBdr>
                                      <w:divsChild>
                                        <w:div w:id="651183532">
                                          <w:blockQuote w:val="1"/>
                                          <w:marLeft w:val="0"/>
                                          <w:marRight w:val="0"/>
                                          <w:marTop w:val="0"/>
                                          <w:marBottom w:val="0"/>
                                          <w:divBdr>
                                            <w:top w:val="none" w:sz="0" w:space="0" w:color="auto"/>
                                            <w:left w:val="none" w:sz="0" w:space="0" w:color="auto"/>
                                            <w:bottom w:val="none" w:sz="0" w:space="0" w:color="auto"/>
                                            <w:right w:val="none" w:sz="0" w:space="0" w:color="auto"/>
                                          </w:divBdr>
                                          <w:divsChild>
                                            <w:div w:id="1776248724">
                                              <w:marLeft w:val="0"/>
                                              <w:marRight w:val="0"/>
                                              <w:marTop w:val="0"/>
                                              <w:marBottom w:val="0"/>
                                              <w:divBdr>
                                                <w:top w:val="none" w:sz="0" w:space="0" w:color="auto"/>
                                                <w:left w:val="none" w:sz="0" w:space="0" w:color="auto"/>
                                                <w:bottom w:val="none" w:sz="0" w:space="0" w:color="auto"/>
                                                <w:right w:val="none" w:sz="0" w:space="0" w:color="auto"/>
                                              </w:divBdr>
                                              <w:divsChild>
                                                <w:div w:id="1767842481">
                                                  <w:marLeft w:val="0"/>
                                                  <w:marRight w:val="0"/>
                                                  <w:marTop w:val="0"/>
                                                  <w:marBottom w:val="0"/>
                                                  <w:divBdr>
                                                    <w:top w:val="none" w:sz="0" w:space="0" w:color="auto"/>
                                                    <w:left w:val="none" w:sz="0" w:space="0" w:color="auto"/>
                                                    <w:bottom w:val="none" w:sz="0" w:space="0" w:color="auto"/>
                                                    <w:right w:val="none" w:sz="0" w:space="0" w:color="auto"/>
                                                  </w:divBdr>
                                                  <w:divsChild>
                                                    <w:div w:id="1680422578">
                                                      <w:marLeft w:val="0"/>
                                                      <w:marRight w:val="0"/>
                                                      <w:marTop w:val="0"/>
                                                      <w:marBottom w:val="0"/>
                                                      <w:divBdr>
                                                        <w:top w:val="none" w:sz="0" w:space="0" w:color="auto"/>
                                                        <w:left w:val="none" w:sz="0" w:space="0" w:color="auto"/>
                                                        <w:bottom w:val="none" w:sz="0" w:space="0" w:color="auto"/>
                                                        <w:right w:val="none" w:sz="0" w:space="0" w:color="auto"/>
                                                      </w:divBdr>
                                                    </w:div>
                                                  </w:divsChild>
                                                </w:div>
                                                <w:div w:id="1202673312">
                                                  <w:marLeft w:val="0"/>
                                                  <w:marRight w:val="0"/>
                                                  <w:marTop w:val="0"/>
                                                  <w:marBottom w:val="0"/>
                                                  <w:divBdr>
                                                    <w:top w:val="none" w:sz="0" w:space="0" w:color="auto"/>
                                                    <w:left w:val="none" w:sz="0" w:space="0" w:color="auto"/>
                                                    <w:bottom w:val="none" w:sz="0" w:space="0" w:color="auto"/>
                                                    <w:right w:val="none" w:sz="0" w:space="0" w:color="auto"/>
                                                  </w:divBdr>
                                                </w:div>
                                              </w:divsChild>
                                            </w:div>
                                            <w:div w:id="400911505">
                                              <w:marLeft w:val="0"/>
                                              <w:marRight w:val="0"/>
                                              <w:marTop w:val="195"/>
                                              <w:marBottom w:val="0"/>
                                              <w:divBdr>
                                                <w:top w:val="none" w:sz="0" w:space="0" w:color="auto"/>
                                                <w:left w:val="none" w:sz="0" w:space="0" w:color="auto"/>
                                                <w:bottom w:val="none" w:sz="0" w:space="0" w:color="auto"/>
                                                <w:right w:val="none" w:sz="0" w:space="0" w:color="auto"/>
                                              </w:divBdr>
                                              <w:divsChild>
                                                <w:div w:id="1569025775">
                                                  <w:marLeft w:val="0"/>
                                                  <w:marRight w:val="0"/>
                                                  <w:marTop w:val="156"/>
                                                  <w:marBottom w:val="0"/>
                                                  <w:divBdr>
                                                    <w:top w:val="none" w:sz="0" w:space="0" w:color="auto"/>
                                                    <w:left w:val="none" w:sz="0" w:space="0" w:color="auto"/>
                                                    <w:bottom w:val="none" w:sz="0" w:space="0" w:color="auto"/>
                                                    <w:right w:val="none" w:sz="0" w:space="0" w:color="auto"/>
                                                  </w:divBdr>
                                                  <w:divsChild>
                                                    <w:div w:id="246575635">
                                                      <w:marLeft w:val="0"/>
                                                      <w:marRight w:val="0"/>
                                                      <w:marTop w:val="0"/>
                                                      <w:marBottom w:val="0"/>
                                                      <w:divBdr>
                                                        <w:top w:val="none" w:sz="0" w:space="0" w:color="auto"/>
                                                        <w:left w:val="none" w:sz="0" w:space="0" w:color="auto"/>
                                                        <w:bottom w:val="none" w:sz="0" w:space="0" w:color="auto"/>
                                                        <w:right w:val="none" w:sz="0" w:space="0" w:color="auto"/>
                                                      </w:divBdr>
                                                      <w:divsChild>
                                                        <w:div w:id="1378358737">
                                                          <w:marLeft w:val="0"/>
                                                          <w:marRight w:val="0"/>
                                                          <w:marTop w:val="0"/>
                                                          <w:marBottom w:val="0"/>
                                                          <w:divBdr>
                                                            <w:top w:val="none" w:sz="0" w:space="0" w:color="auto"/>
                                                            <w:left w:val="none" w:sz="0" w:space="0" w:color="auto"/>
                                                            <w:bottom w:val="none" w:sz="0" w:space="0" w:color="auto"/>
                                                            <w:right w:val="none" w:sz="0" w:space="0" w:color="auto"/>
                                                          </w:divBdr>
                                                          <w:divsChild>
                                                            <w:div w:id="11797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39954">
                                                  <w:marLeft w:val="0"/>
                                                  <w:marRight w:val="0"/>
                                                  <w:marTop w:val="156"/>
                                                  <w:marBottom w:val="0"/>
                                                  <w:divBdr>
                                                    <w:top w:val="none" w:sz="0" w:space="0" w:color="auto"/>
                                                    <w:left w:val="none" w:sz="0" w:space="0" w:color="auto"/>
                                                    <w:bottom w:val="none" w:sz="0" w:space="0" w:color="auto"/>
                                                    <w:right w:val="none" w:sz="0" w:space="0" w:color="auto"/>
                                                  </w:divBdr>
                                                  <w:divsChild>
                                                    <w:div w:id="644093355">
                                                      <w:marLeft w:val="0"/>
                                                      <w:marRight w:val="0"/>
                                                      <w:marTop w:val="0"/>
                                                      <w:marBottom w:val="0"/>
                                                      <w:divBdr>
                                                        <w:top w:val="none" w:sz="0" w:space="0" w:color="auto"/>
                                                        <w:left w:val="none" w:sz="0" w:space="0" w:color="auto"/>
                                                        <w:bottom w:val="none" w:sz="0" w:space="0" w:color="auto"/>
                                                        <w:right w:val="none" w:sz="0" w:space="0" w:color="auto"/>
                                                      </w:divBdr>
                                                    </w:div>
                                                    <w:div w:id="1429034044">
                                                      <w:marLeft w:val="180"/>
                                                      <w:marRight w:val="0"/>
                                                      <w:marTop w:val="0"/>
                                                      <w:marBottom w:val="0"/>
                                                      <w:divBdr>
                                                        <w:top w:val="none" w:sz="0" w:space="0" w:color="auto"/>
                                                        <w:left w:val="none" w:sz="0" w:space="0" w:color="auto"/>
                                                        <w:bottom w:val="none" w:sz="0" w:space="0" w:color="auto"/>
                                                        <w:right w:val="none" w:sz="0" w:space="0" w:color="auto"/>
                                                      </w:divBdr>
                                                    </w:div>
                                                    <w:div w:id="3765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35366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15430886">
                              <w:marLeft w:val="0"/>
                              <w:marRight w:val="0"/>
                              <w:marTop w:val="0"/>
                              <w:marBottom w:val="0"/>
                              <w:divBdr>
                                <w:top w:val="single" w:sz="6" w:space="0" w:color="E1E8ED"/>
                                <w:left w:val="single" w:sz="6" w:space="0" w:color="E1E8ED"/>
                                <w:bottom w:val="single" w:sz="6" w:space="0" w:color="E1E8ED"/>
                                <w:right w:val="single" w:sz="6" w:space="0" w:color="E1E8ED"/>
                              </w:divBdr>
                              <w:divsChild>
                                <w:div w:id="764156014">
                                  <w:marLeft w:val="0"/>
                                  <w:marRight w:val="0"/>
                                  <w:marTop w:val="0"/>
                                  <w:marBottom w:val="0"/>
                                  <w:divBdr>
                                    <w:top w:val="none" w:sz="0" w:space="0" w:color="auto"/>
                                    <w:left w:val="none" w:sz="0" w:space="0" w:color="auto"/>
                                    <w:bottom w:val="none" w:sz="0" w:space="0" w:color="auto"/>
                                    <w:right w:val="none" w:sz="0" w:space="0" w:color="auto"/>
                                  </w:divBdr>
                                  <w:divsChild>
                                    <w:div w:id="1141119887">
                                      <w:marLeft w:val="0"/>
                                      <w:marRight w:val="0"/>
                                      <w:marTop w:val="0"/>
                                      <w:marBottom w:val="0"/>
                                      <w:divBdr>
                                        <w:top w:val="none" w:sz="0" w:space="0" w:color="auto"/>
                                        <w:left w:val="none" w:sz="0" w:space="0" w:color="auto"/>
                                        <w:bottom w:val="none" w:sz="0" w:space="0" w:color="auto"/>
                                        <w:right w:val="none" w:sz="0" w:space="0" w:color="auto"/>
                                      </w:divBdr>
                                      <w:divsChild>
                                        <w:div w:id="512451880">
                                          <w:blockQuote w:val="1"/>
                                          <w:marLeft w:val="0"/>
                                          <w:marRight w:val="0"/>
                                          <w:marTop w:val="0"/>
                                          <w:marBottom w:val="0"/>
                                          <w:divBdr>
                                            <w:top w:val="none" w:sz="0" w:space="0" w:color="auto"/>
                                            <w:left w:val="none" w:sz="0" w:space="0" w:color="auto"/>
                                            <w:bottom w:val="none" w:sz="0" w:space="0" w:color="auto"/>
                                            <w:right w:val="none" w:sz="0" w:space="0" w:color="auto"/>
                                          </w:divBdr>
                                          <w:divsChild>
                                            <w:div w:id="1980376730">
                                              <w:marLeft w:val="0"/>
                                              <w:marRight w:val="0"/>
                                              <w:marTop w:val="0"/>
                                              <w:marBottom w:val="0"/>
                                              <w:divBdr>
                                                <w:top w:val="none" w:sz="0" w:space="0" w:color="auto"/>
                                                <w:left w:val="none" w:sz="0" w:space="0" w:color="auto"/>
                                                <w:bottom w:val="none" w:sz="0" w:space="0" w:color="auto"/>
                                                <w:right w:val="none" w:sz="0" w:space="0" w:color="auto"/>
                                              </w:divBdr>
                                              <w:divsChild>
                                                <w:div w:id="1977225077">
                                                  <w:marLeft w:val="0"/>
                                                  <w:marRight w:val="0"/>
                                                  <w:marTop w:val="0"/>
                                                  <w:marBottom w:val="0"/>
                                                  <w:divBdr>
                                                    <w:top w:val="none" w:sz="0" w:space="0" w:color="auto"/>
                                                    <w:left w:val="none" w:sz="0" w:space="0" w:color="auto"/>
                                                    <w:bottom w:val="none" w:sz="0" w:space="0" w:color="auto"/>
                                                    <w:right w:val="none" w:sz="0" w:space="0" w:color="auto"/>
                                                  </w:divBdr>
                                                  <w:divsChild>
                                                    <w:div w:id="86582374">
                                                      <w:marLeft w:val="0"/>
                                                      <w:marRight w:val="0"/>
                                                      <w:marTop w:val="0"/>
                                                      <w:marBottom w:val="0"/>
                                                      <w:divBdr>
                                                        <w:top w:val="none" w:sz="0" w:space="0" w:color="auto"/>
                                                        <w:left w:val="none" w:sz="0" w:space="0" w:color="auto"/>
                                                        <w:bottom w:val="none" w:sz="0" w:space="0" w:color="auto"/>
                                                        <w:right w:val="none" w:sz="0" w:space="0" w:color="auto"/>
                                                      </w:divBdr>
                                                    </w:div>
                                                  </w:divsChild>
                                                </w:div>
                                                <w:div w:id="175968474">
                                                  <w:marLeft w:val="0"/>
                                                  <w:marRight w:val="0"/>
                                                  <w:marTop w:val="0"/>
                                                  <w:marBottom w:val="0"/>
                                                  <w:divBdr>
                                                    <w:top w:val="none" w:sz="0" w:space="0" w:color="auto"/>
                                                    <w:left w:val="none" w:sz="0" w:space="0" w:color="auto"/>
                                                    <w:bottom w:val="none" w:sz="0" w:space="0" w:color="auto"/>
                                                    <w:right w:val="none" w:sz="0" w:space="0" w:color="auto"/>
                                                  </w:divBdr>
                                                </w:div>
                                              </w:divsChild>
                                            </w:div>
                                            <w:div w:id="1598322534">
                                              <w:marLeft w:val="0"/>
                                              <w:marRight w:val="0"/>
                                              <w:marTop w:val="195"/>
                                              <w:marBottom w:val="0"/>
                                              <w:divBdr>
                                                <w:top w:val="none" w:sz="0" w:space="0" w:color="auto"/>
                                                <w:left w:val="none" w:sz="0" w:space="0" w:color="auto"/>
                                                <w:bottom w:val="none" w:sz="0" w:space="0" w:color="auto"/>
                                                <w:right w:val="none" w:sz="0" w:space="0" w:color="auto"/>
                                              </w:divBdr>
                                              <w:divsChild>
                                                <w:div w:id="489827475">
                                                  <w:marLeft w:val="0"/>
                                                  <w:marRight w:val="0"/>
                                                  <w:marTop w:val="156"/>
                                                  <w:marBottom w:val="0"/>
                                                  <w:divBdr>
                                                    <w:top w:val="none" w:sz="0" w:space="0" w:color="auto"/>
                                                    <w:left w:val="none" w:sz="0" w:space="0" w:color="auto"/>
                                                    <w:bottom w:val="none" w:sz="0" w:space="0" w:color="auto"/>
                                                    <w:right w:val="none" w:sz="0" w:space="0" w:color="auto"/>
                                                  </w:divBdr>
                                                  <w:divsChild>
                                                    <w:div w:id="1906910865">
                                                      <w:marLeft w:val="0"/>
                                                      <w:marRight w:val="0"/>
                                                      <w:marTop w:val="0"/>
                                                      <w:marBottom w:val="0"/>
                                                      <w:divBdr>
                                                        <w:top w:val="none" w:sz="0" w:space="0" w:color="auto"/>
                                                        <w:left w:val="none" w:sz="0" w:space="0" w:color="auto"/>
                                                        <w:bottom w:val="none" w:sz="0" w:space="0" w:color="auto"/>
                                                        <w:right w:val="none" w:sz="0" w:space="0" w:color="auto"/>
                                                      </w:divBdr>
                                                      <w:divsChild>
                                                        <w:div w:id="1491020172">
                                                          <w:marLeft w:val="0"/>
                                                          <w:marRight w:val="0"/>
                                                          <w:marTop w:val="0"/>
                                                          <w:marBottom w:val="0"/>
                                                          <w:divBdr>
                                                            <w:top w:val="none" w:sz="0" w:space="0" w:color="auto"/>
                                                            <w:left w:val="none" w:sz="0" w:space="0" w:color="auto"/>
                                                            <w:bottom w:val="none" w:sz="0" w:space="0" w:color="auto"/>
                                                            <w:right w:val="none" w:sz="0" w:space="0" w:color="auto"/>
                                                          </w:divBdr>
                                                          <w:divsChild>
                                                            <w:div w:id="1126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30149">
                                                  <w:marLeft w:val="0"/>
                                                  <w:marRight w:val="0"/>
                                                  <w:marTop w:val="156"/>
                                                  <w:marBottom w:val="0"/>
                                                  <w:divBdr>
                                                    <w:top w:val="none" w:sz="0" w:space="0" w:color="auto"/>
                                                    <w:left w:val="none" w:sz="0" w:space="0" w:color="auto"/>
                                                    <w:bottom w:val="none" w:sz="0" w:space="0" w:color="auto"/>
                                                    <w:right w:val="none" w:sz="0" w:space="0" w:color="auto"/>
                                                  </w:divBdr>
                                                  <w:divsChild>
                                                    <w:div w:id="1342270281">
                                                      <w:marLeft w:val="0"/>
                                                      <w:marRight w:val="0"/>
                                                      <w:marTop w:val="0"/>
                                                      <w:marBottom w:val="0"/>
                                                      <w:divBdr>
                                                        <w:top w:val="none" w:sz="0" w:space="0" w:color="auto"/>
                                                        <w:left w:val="none" w:sz="0" w:space="0" w:color="auto"/>
                                                        <w:bottom w:val="none" w:sz="0" w:space="0" w:color="auto"/>
                                                        <w:right w:val="none" w:sz="0" w:space="0" w:color="auto"/>
                                                      </w:divBdr>
                                                    </w:div>
                                                    <w:div w:id="1728069590">
                                                      <w:marLeft w:val="180"/>
                                                      <w:marRight w:val="0"/>
                                                      <w:marTop w:val="0"/>
                                                      <w:marBottom w:val="0"/>
                                                      <w:divBdr>
                                                        <w:top w:val="none" w:sz="0" w:space="0" w:color="auto"/>
                                                        <w:left w:val="none" w:sz="0" w:space="0" w:color="auto"/>
                                                        <w:bottom w:val="none" w:sz="0" w:space="0" w:color="auto"/>
                                                        <w:right w:val="none" w:sz="0" w:space="0" w:color="auto"/>
                                                      </w:divBdr>
                                                    </w:div>
                                                    <w:div w:id="3925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4497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84155195">
                              <w:marLeft w:val="0"/>
                              <w:marRight w:val="0"/>
                              <w:marTop w:val="0"/>
                              <w:marBottom w:val="0"/>
                              <w:divBdr>
                                <w:top w:val="single" w:sz="6" w:space="0" w:color="E1E8ED"/>
                                <w:left w:val="single" w:sz="6" w:space="0" w:color="E1E8ED"/>
                                <w:bottom w:val="single" w:sz="6" w:space="0" w:color="E1E8ED"/>
                                <w:right w:val="single" w:sz="6" w:space="0" w:color="E1E8ED"/>
                              </w:divBdr>
                              <w:divsChild>
                                <w:div w:id="871111036">
                                  <w:marLeft w:val="0"/>
                                  <w:marRight w:val="0"/>
                                  <w:marTop w:val="0"/>
                                  <w:marBottom w:val="0"/>
                                  <w:divBdr>
                                    <w:top w:val="none" w:sz="0" w:space="0" w:color="auto"/>
                                    <w:left w:val="none" w:sz="0" w:space="0" w:color="auto"/>
                                    <w:bottom w:val="none" w:sz="0" w:space="0" w:color="auto"/>
                                    <w:right w:val="none" w:sz="0" w:space="0" w:color="auto"/>
                                  </w:divBdr>
                                  <w:divsChild>
                                    <w:div w:id="1736196857">
                                      <w:marLeft w:val="0"/>
                                      <w:marRight w:val="0"/>
                                      <w:marTop w:val="0"/>
                                      <w:marBottom w:val="0"/>
                                      <w:divBdr>
                                        <w:top w:val="none" w:sz="0" w:space="0" w:color="auto"/>
                                        <w:left w:val="none" w:sz="0" w:space="0" w:color="auto"/>
                                        <w:bottom w:val="none" w:sz="0" w:space="0" w:color="auto"/>
                                        <w:right w:val="none" w:sz="0" w:space="0" w:color="auto"/>
                                      </w:divBdr>
                                      <w:divsChild>
                                        <w:div w:id="942037965">
                                          <w:blockQuote w:val="1"/>
                                          <w:marLeft w:val="0"/>
                                          <w:marRight w:val="0"/>
                                          <w:marTop w:val="0"/>
                                          <w:marBottom w:val="0"/>
                                          <w:divBdr>
                                            <w:top w:val="none" w:sz="0" w:space="0" w:color="auto"/>
                                            <w:left w:val="none" w:sz="0" w:space="0" w:color="auto"/>
                                            <w:bottom w:val="none" w:sz="0" w:space="0" w:color="auto"/>
                                            <w:right w:val="none" w:sz="0" w:space="0" w:color="auto"/>
                                          </w:divBdr>
                                          <w:divsChild>
                                            <w:div w:id="1307928236">
                                              <w:marLeft w:val="0"/>
                                              <w:marRight w:val="0"/>
                                              <w:marTop w:val="0"/>
                                              <w:marBottom w:val="0"/>
                                              <w:divBdr>
                                                <w:top w:val="none" w:sz="0" w:space="0" w:color="auto"/>
                                                <w:left w:val="none" w:sz="0" w:space="0" w:color="auto"/>
                                                <w:bottom w:val="none" w:sz="0" w:space="0" w:color="auto"/>
                                                <w:right w:val="none" w:sz="0" w:space="0" w:color="auto"/>
                                              </w:divBdr>
                                              <w:divsChild>
                                                <w:div w:id="1164054814">
                                                  <w:marLeft w:val="0"/>
                                                  <w:marRight w:val="0"/>
                                                  <w:marTop w:val="0"/>
                                                  <w:marBottom w:val="0"/>
                                                  <w:divBdr>
                                                    <w:top w:val="none" w:sz="0" w:space="0" w:color="auto"/>
                                                    <w:left w:val="none" w:sz="0" w:space="0" w:color="auto"/>
                                                    <w:bottom w:val="none" w:sz="0" w:space="0" w:color="auto"/>
                                                    <w:right w:val="none" w:sz="0" w:space="0" w:color="auto"/>
                                                  </w:divBdr>
                                                  <w:divsChild>
                                                    <w:div w:id="1380012573">
                                                      <w:marLeft w:val="0"/>
                                                      <w:marRight w:val="0"/>
                                                      <w:marTop w:val="0"/>
                                                      <w:marBottom w:val="0"/>
                                                      <w:divBdr>
                                                        <w:top w:val="none" w:sz="0" w:space="0" w:color="auto"/>
                                                        <w:left w:val="none" w:sz="0" w:space="0" w:color="auto"/>
                                                        <w:bottom w:val="none" w:sz="0" w:space="0" w:color="auto"/>
                                                        <w:right w:val="none" w:sz="0" w:space="0" w:color="auto"/>
                                                      </w:divBdr>
                                                    </w:div>
                                                  </w:divsChild>
                                                </w:div>
                                                <w:div w:id="229120504">
                                                  <w:marLeft w:val="0"/>
                                                  <w:marRight w:val="0"/>
                                                  <w:marTop w:val="0"/>
                                                  <w:marBottom w:val="0"/>
                                                  <w:divBdr>
                                                    <w:top w:val="none" w:sz="0" w:space="0" w:color="auto"/>
                                                    <w:left w:val="none" w:sz="0" w:space="0" w:color="auto"/>
                                                    <w:bottom w:val="none" w:sz="0" w:space="0" w:color="auto"/>
                                                    <w:right w:val="none" w:sz="0" w:space="0" w:color="auto"/>
                                                  </w:divBdr>
                                                </w:div>
                                              </w:divsChild>
                                            </w:div>
                                            <w:div w:id="673075137">
                                              <w:marLeft w:val="0"/>
                                              <w:marRight w:val="0"/>
                                              <w:marTop w:val="195"/>
                                              <w:marBottom w:val="0"/>
                                              <w:divBdr>
                                                <w:top w:val="none" w:sz="0" w:space="0" w:color="auto"/>
                                                <w:left w:val="none" w:sz="0" w:space="0" w:color="auto"/>
                                                <w:bottom w:val="none" w:sz="0" w:space="0" w:color="auto"/>
                                                <w:right w:val="none" w:sz="0" w:space="0" w:color="auto"/>
                                              </w:divBdr>
                                              <w:divsChild>
                                                <w:div w:id="1376543924">
                                                  <w:marLeft w:val="0"/>
                                                  <w:marRight w:val="0"/>
                                                  <w:marTop w:val="156"/>
                                                  <w:marBottom w:val="0"/>
                                                  <w:divBdr>
                                                    <w:top w:val="none" w:sz="0" w:space="0" w:color="auto"/>
                                                    <w:left w:val="none" w:sz="0" w:space="0" w:color="auto"/>
                                                    <w:bottom w:val="none" w:sz="0" w:space="0" w:color="auto"/>
                                                    <w:right w:val="none" w:sz="0" w:space="0" w:color="auto"/>
                                                  </w:divBdr>
                                                  <w:divsChild>
                                                    <w:div w:id="1139229439">
                                                      <w:marLeft w:val="0"/>
                                                      <w:marRight w:val="0"/>
                                                      <w:marTop w:val="0"/>
                                                      <w:marBottom w:val="0"/>
                                                      <w:divBdr>
                                                        <w:top w:val="none" w:sz="0" w:space="0" w:color="auto"/>
                                                        <w:left w:val="none" w:sz="0" w:space="0" w:color="auto"/>
                                                        <w:bottom w:val="none" w:sz="0" w:space="0" w:color="auto"/>
                                                        <w:right w:val="none" w:sz="0" w:space="0" w:color="auto"/>
                                                      </w:divBdr>
                                                      <w:divsChild>
                                                        <w:div w:id="440076954">
                                                          <w:marLeft w:val="0"/>
                                                          <w:marRight w:val="0"/>
                                                          <w:marTop w:val="0"/>
                                                          <w:marBottom w:val="0"/>
                                                          <w:divBdr>
                                                            <w:top w:val="none" w:sz="0" w:space="0" w:color="auto"/>
                                                            <w:left w:val="none" w:sz="0" w:space="0" w:color="auto"/>
                                                            <w:bottom w:val="none" w:sz="0" w:space="0" w:color="auto"/>
                                                            <w:right w:val="none" w:sz="0" w:space="0" w:color="auto"/>
                                                          </w:divBdr>
                                                          <w:divsChild>
                                                            <w:div w:id="298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6780">
                                                  <w:marLeft w:val="0"/>
                                                  <w:marRight w:val="0"/>
                                                  <w:marTop w:val="156"/>
                                                  <w:marBottom w:val="0"/>
                                                  <w:divBdr>
                                                    <w:top w:val="none" w:sz="0" w:space="0" w:color="auto"/>
                                                    <w:left w:val="none" w:sz="0" w:space="0" w:color="auto"/>
                                                    <w:bottom w:val="none" w:sz="0" w:space="0" w:color="auto"/>
                                                    <w:right w:val="none" w:sz="0" w:space="0" w:color="auto"/>
                                                  </w:divBdr>
                                                  <w:divsChild>
                                                    <w:div w:id="2119444468">
                                                      <w:marLeft w:val="0"/>
                                                      <w:marRight w:val="0"/>
                                                      <w:marTop w:val="0"/>
                                                      <w:marBottom w:val="0"/>
                                                      <w:divBdr>
                                                        <w:top w:val="none" w:sz="0" w:space="0" w:color="auto"/>
                                                        <w:left w:val="none" w:sz="0" w:space="0" w:color="auto"/>
                                                        <w:bottom w:val="none" w:sz="0" w:space="0" w:color="auto"/>
                                                        <w:right w:val="none" w:sz="0" w:space="0" w:color="auto"/>
                                                      </w:divBdr>
                                                    </w:div>
                                                    <w:div w:id="1414087195">
                                                      <w:marLeft w:val="180"/>
                                                      <w:marRight w:val="0"/>
                                                      <w:marTop w:val="0"/>
                                                      <w:marBottom w:val="0"/>
                                                      <w:divBdr>
                                                        <w:top w:val="none" w:sz="0" w:space="0" w:color="auto"/>
                                                        <w:left w:val="none" w:sz="0" w:space="0" w:color="auto"/>
                                                        <w:bottom w:val="none" w:sz="0" w:space="0" w:color="auto"/>
                                                        <w:right w:val="none" w:sz="0" w:space="0" w:color="auto"/>
                                                      </w:divBdr>
                                                    </w:div>
                                                    <w:div w:id="2631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9033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12351829">
                              <w:marLeft w:val="0"/>
                              <w:marRight w:val="0"/>
                              <w:marTop w:val="0"/>
                              <w:marBottom w:val="0"/>
                              <w:divBdr>
                                <w:top w:val="single" w:sz="6" w:space="0" w:color="E1E8ED"/>
                                <w:left w:val="single" w:sz="6" w:space="0" w:color="E1E8ED"/>
                                <w:bottom w:val="single" w:sz="6" w:space="0" w:color="E1E8ED"/>
                                <w:right w:val="single" w:sz="6" w:space="0" w:color="E1E8ED"/>
                              </w:divBdr>
                              <w:divsChild>
                                <w:div w:id="1836260039">
                                  <w:marLeft w:val="0"/>
                                  <w:marRight w:val="0"/>
                                  <w:marTop w:val="0"/>
                                  <w:marBottom w:val="0"/>
                                  <w:divBdr>
                                    <w:top w:val="none" w:sz="0" w:space="0" w:color="auto"/>
                                    <w:left w:val="none" w:sz="0" w:space="0" w:color="auto"/>
                                    <w:bottom w:val="none" w:sz="0" w:space="0" w:color="auto"/>
                                    <w:right w:val="none" w:sz="0" w:space="0" w:color="auto"/>
                                  </w:divBdr>
                                  <w:divsChild>
                                    <w:div w:id="1884829697">
                                      <w:marLeft w:val="0"/>
                                      <w:marRight w:val="0"/>
                                      <w:marTop w:val="0"/>
                                      <w:marBottom w:val="0"/>
                                      <w:divBdr>
                                        <w:top w:val="none" w:sz="0" w:space="0" w:color="auto"/>
                                        <w:left w:val="none" w:sz="0" w:space="0" w:color="auto"/>
                                        <w:bottom w:val="none" w:sz="0" w:space="0" w:color="auto"/>
                                        <w:right w:val="none" w:sz="0" w:space="0" w:color="auto"/>
                                      </w:divBdr>
                                      <w:divsChild>
                                        <w:div w:id="1847596023">
                                          <w:blockQuote w:val="1"/>
                                          <w:marLeft w:val="0"/>
                                          <w:marRight w:val="0"/>
                                          <w:marTop w:val="0"/>
                                          <w:marBottom w:val="0"/>
                                          <w:divBdr>
                                            <w:top w:val="none" w:sz="0" w:space="0" w:color="auto"/>
                                            <w:left w:val="none" w:sz="0" w:space="0" w:color="auto"/>
                                            <w:bottom w:val="none" w:sz="0" w:space="0" w:color="auto"/>
                                            <w:right w:val="none" w:sz="0" w:space="0" w:color="auto"/>
                                          </w:divBdr>
                                          <w:divsChild>
                                            <w:div w:id="1739549666">
                                              <w:marLeft w:val="0"/>
                                              <w:marRight w:val="0"/>
                                              <w:marTop w:val="0"/>
                                              <w:marBottom w:val="0"/>
                                              <w:divBdr>
                                                <w:top w:val="none" w:sz="0" w:space="0" w:color="auto"/>
                                                <w:left w:val="none" w:sz="0" w:space="0" w:color="auto"/>
                                                <w:bottom w:val="none" w:sz="0" w:space="0" w:color="auto"/>
                                                <w:right w:val="none" w:sz="0" w:space="0" w:color="auto"/>
                                              </w:divBdr>
                                              <w:divsChild>
                                                <w:div w:id="335310112">
                                                  <w:marLeft w:val="0"/>
                                                  <w:marRight w:val="0"/>
                                                  <w:marTop w:val="0"/>
                                                  <w:marBottom w:val="0"/>
                                                  <w:divBdr>
                                                    <w:top w:val="none" w:sz="0" w:space="0" w:color="auto"/>
                                                    <w:left w:val="none" w:sz="0" w:space="0" w:color="auto"/>
                                                    <w:bottom w:val="none" w:sz="0" w:space="0" w:color="auto"/>
                                                    <w:right w:val="none" w:sz="0" w:space="0" w:color="auto"/>
                                                  </w:divBdr>
                                                  <w:divsChild>
                                                    <w:div w:id="1766270255">
                                                      <w:marLeft w:val="0"/>
                                                      <w:marRight w:val="0"/>
                                                      <w:marTop w:val="0"/>
                                                      <w:marBottom w:val="0"/>
                                                      <w:divBdr>
                                                        <w:top w:val="none" w:sz="0" w:space="0" w:color="auto"/>
                                                        <w:left w:val="none" w:sz="0" w:space="0" w:color="auto"/>
                                                        <w:bottom w:val="none" w:sz="0" w:space="0" w:color="auto"/>
                                                        <w:right w:val="none" w:sz="0" w:space="0" w:color="auto"/>
                                                      </w:divBdr>
                                                    </w:div>
                                                  </w:divsChild>
                                                </w:div>
                                                <w:div w:id="1089354051">
                                                  <w:marLeft w:val="0"/>
                                                  <w:marRight w:val="0"/>
                                                  <w:marTop w:val="0"/>
                                                  <w:marBottom w:val="0"/>
                                                  <w:divBdr>
                                                    <w:top w:val="none" w:sz="0" w:space="0" w:color="auto"/>
                                                    <w:left w:val="none" w:sz="0" w:space="0" w:color="auto"/>
                                                    <w:bottom w:val="none" w:sz="0" w:space="0" w:color="auto"/>
                                                    <w:right w:val="none" w:sz="0" w:space="0" w:color="auto"/>
                                                  </w:divBdr>
                                                </w:div>
                                              </w:divsChild>
                                            </w:div>
                                            <w:div w:id="1497646314">
                                              <w:marLeft w:val="0"/>
                                              <w:marRight w:val="0"/>
                                              <w:marTop w:val="195"/>
                                              <w:marBottom w:val="0"/>
                                              <w:divBdr>
                                                <w:top w:val="none" w:sz="0" w:space="0" w:color="auto"/>
                                                <w:left w:val="none" w:sz="0" w:space="0" w:color="auto"/>
                                                <w:bottom w:val="none" w:sz="0" w:space="0" w:color="auto"/>
                                                <w:right w:val="none" w:sz="0" w:space="0" w:color="auto"/>
                                              </w:divBdr>
                                              <w:divsChild>
                                                <w:div w:id="1200826190">
                                                  <w:marLeft w:val="0"/>
                                                  <w:marRight w:val="0"/>
                                                  <w:marTop w:val="156"/>
                                                  <w:marBottom w:val="0"/>
                                                  <w:divBdr>
                                                    <w:top w:val="none" w:sz="0" w:space="0" w:color="auto"/>
                                                    <w:left w:val="none" w:sz="0" w:space="0" w:color="auto"/>
                                                    <w:bottom w:val="none" w:sz="0" w:space="0" w:color="auto"/>
                                                    <w:right w:val="none" w:sz="0" w:space="0" w:color="auto"/>
                                                  </w:divBdr>
                                                  <w:divsChild>
                                                    <w:div w:id="680468894">
                                                      <w:marLeft w:val="0"/>
                                                      <w:marRight w:val="0"/>
                                                      <w:marTop w:val="0"/>
                                                      <w:marBottom w:val="0"/>
                                                      <w:divBdr>
                                                        <w:top w:val="none" w:sz="0" w:space="0" w:color="auto"/>
                                                        <w:left w:val="none" w:sz="0" w:space="0" w:color="auto"/>
                                                        <w:bottom w:val="none" w:sz="0" w:space="0" w:color="auto"/>
                                                        <w:right w:val="none" w:sz="0" w:space="0" w:color="auto"/>
                                                      </w:divBdr>
                                                      <w:divsChild>
                                                        <w:div w:id="1907569328">
                                                          <w:marLeft w:val="0"/>
                                                          <w:marRight w:val="0"/>
                                                          <w:marTop w:val="0"/>
                                                          <w:marBottom w:val="0"/>
                                                          <w:divBdr>
                                                            <w:top w:val="none" w:sz="0" w:space="0" w:color="auto"/>
                                                            <w:left w:val="none" w:sz="0" w:space="0" w:color="auto"/>
                                                            <w:bottom w:val="none" w:sz="0" w:space="0" w:color="auto"/>
                                                            <w:right w:val="none" w:sz="0" w:space="0" w:color="auto"/>
                                                          </w:divBdr>
                                                          <w:divsChild>
                                                            <w:div w:id="16781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1787">
                                                  <w:marLeft w:val="0"/>
                                                  <w:marRight w:val="0"/>
                                                  <w:marTop w:val="156"/>
                                                  <w:marBottom w:val="0"/>
                                                  <w:divBdr>
                                                    <w:top w:val="none" w:sz="0" w:space="0" w:color="auto"/>
                                                    <w:left w:val="none" w:sz="0" w:space="0" w:color="auto"/>
                                                    <w:bottom w:val="none" w:sz="0" w:space="0" w:color="auto"/>
                                                    <w:right w:val="none" w:sz="0" w:space="0" w:color="auto"/>
                                                  </w:divBdr>
                                                  <w:divsChild>
                                                    <w:div w:id="386145327">
                                                      <w:marLeft w:val="0"/>
                                                      <w:marRight w:val="0"/>
                                                      <w:marTop w:val="0"/>
                                                      <w:marBottom w:val="0"/>
                                                      <w:divBdr>
                                                        <w:top w:val="none" w:sz="0" w:space="0" w:color="auto"/>
                                                        <w:left w:val="none" w:sz="0" w:space="0" w:color="auto"/>
                                                        <w:bottom w:val="none" w:sz="0" w:space="0" w:color="auto"/>
                                                        <w:right w:val="none" w:sz="0" w:space="0" w:color="auto"/>
                                                      </w:divBdr>
                                                    </w:div>
                                                    <w:div w:id="1256790972">
                                                      <w:marLeft w:val="180"/>
                                                      <w:marRight w:val="0"/>
                                                      <w:marTop w:val="0"/>
                                                      <w:marBottom w:val="0"/>
                                                      <w:divBdr>
                                                        <w:top w:val="none" w:sz="0" w:space="0" w:color="auto"/>
                                                        <w:left w:val="none" w:sz="0" w:space="0" w:color="auto"/>
                                                        <w:bottom w:val="none" w:sz="0" w:space="0" w:color="auto"/>
                                                        <w:right w:val="none" w:sz="0" w:space="0" w:color="auto"/>
                                                      </w:divBdr>
                                                    </w:div>
                                                    <w:div w:id="2525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644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88146853">
                              <w:blockQuote w:val="1"/>
                              <w:marLeft w:val="300"/>
                              <w:marRight w:val="300"/>
                              <w:marTop w:val="300"/>
                              <w:marBottom w:val="150"/>
                              <w:divBdr>
                                <w:top w:val="none" w:sz="0" w:space="0" w:color="auto"/>
                                <w:left w:val="none" w:sz="0" w:space="0" w:color="auto"/>
                                <w:bottom w:val="none" w:sz="0" w:space="0" w:color="auto"/>
                                <w:right w:val="none" w:sz="0" w:space="0" w:color="auto"/>
                              </w:divBdr>
                            </w:div>
                            <w:div w:id="1262760481">
                              <w:marLeft w:val="0"/>
                              <w:marRight w:val="0"/>
                              <w:marTop w:val="0"/>
                              <w:marBottom w:val="0"/>
                              <w:divBdr>
                                <w:top w:val="single" w:sz="6" w:space="0" w:color="E1E8ED"/>
                                <w:left w:val="single" w:sz="6" w:space="0" w:color="E1E8ED"/>
                                <w:bottom w:val="single" w:sz="6" w:space="0" w:color="E1E8ED"/>
                                <w:right w:val="single" w:sz="6" w:space="0" w:color="E1E8ED"/>
                              </w:divBdr>
                              <w:divsChild>
                                <w:div w:id="1067729843">
                                  <w:marLeft w:val="0"/>
                                  <w:marRight w:val="0"/>
                                  <w:marTop w:val="0"/>
                                  <w:marBottom w:val="0"/>
                                  <w:divBdr>
                                    <w:top w:val="none" w:sz="0" w:space="0" w:color="auto"/>
                                    <w:left w:val="none" w:sz="0" w:space="0" w:color="auto"/>
                                    <w:bottom w:val="none" w:sz="0" w:space="0" w:color="auto"/>
                                    <w:right w:val="none" w:sz="0" w:space="0" w:color="auto"/>
                                  </w:divBdr>
                                  <w:divsChild>
                                    <w:div w:id="937718607">
                                      <w:marLeft w:val="0"/>
                                      <w:marRight w:val="0"/>
                                      <w:marTop w:val="0"/>
                                      <w:marBottom w:val="0"/>
                                      <w:divBdr>
                                        <w:top w:val="none" w:sz="0" w:space="0" w:color="auto"/>
                                        <w:left w:val="none" w:sz="0" w:space="0" w:color="auto"/>
                                        <w:bottom w:val="none" w:sz="0" w:space="0" w:color="auto"/>
                                        <w:right w:val="none" w:sz="0" w:space="0" w:color="auto"/>
                                      </w:divBdr>
                                      <w:divsChild>
                                        <w:div w:id="1200508461">
                                          <w:blockQuote w:val="1"/>
                                          <w:marLeft w:val="0"/>
                                          <w:marRight w:val="0"/>
                                          <w:marTop w:val="0"/>
                                          <w:marBottom w:val="0"/>
                                          <w:divBdr>
                                            <w:top w:val="none" w:sz="0" w:space="0" w:color="auto"/>
                                            <w:left w:val="none" w:sz="0" w:space="0" w:color="auto"/>
                                            <w:bottom w:val="none" w:sz="0" w:space="0" w:color="auto"/>
                                            <w:right w:val="none" w:sz="0" w:space="0" w:color="auto"/>
                                          </w:divBdr>
                                          <w:divsChild>
                                            <w:div w:id="2026200300">
                                              <w:marLeft w:val="0"/>
                                              <w:marRight w:val="0"/>
                                              <w:marTop w:val="0"/>
                                              <w:marBottom w:val="0"/>
                                              <w:divBdr>
                                                <w:top w:val="none" w:sz="0" w:space="0" w:color="auto"/>
                                                <w:left w:val="none" w:sz="0" w:space="0" w:color="auto"/>
                                                <w:bottom w:val="none" w:sz="0" w:space="0" w:color="auto"/>
                                                <w:right w:val="none" w:sz="0" w:space="0" w:color="auto"/>
                                              </w:divBdr>
                                              <w:divsChild>
                                                <w:div w:id="2084140143">
                                                  <w:marLeft w:val="0"/>
                                                  <w:marRight w:val="0"/>
                                                  <w:marTop w:val="0"/>
                                                  <w:marBottom w:val="0"/>
                                                  <w:divBdr>
                                                    <w:top w:val="none" w:sz="0" w:space="0" w:color="auto"/>
                                                    <w:left w:val="none" w:sz="0" w:space="0" w:color="auto"/>
                                                    <w:bottom w:val="none" w:sz="0" w:space="0" w:color="auto"/>
                                                    <w:right w:val="none" w:sz="0" w:space="0" w:color="auto"/>
                                                  </w:divBdr>
                                                  <w:divsChild>
                                                    <w:div w:id="1720592937">
                                                      <w:marLeft w:val="0"/>
                                                      <w:marRight w:val="0"/>
                                                      <w:marTop w:val="0"/>
                                                      <w:marBottom w:val="0"/>
                                                      <w:divBdr>
                                                        <w:top w:val="none" w:sz="0" w:space="0" w:color="auto"/>
                                                        <w:left w:val="none" w:sz="0" w:space="0" w:color="auto"/>
                                                        <w:bottom w:val="none" w:sz="0" w:space="0" w:color="auto"/>
                                                        <w:right w:val="none" w:sz="0" w:space="0" w:color="auto"/>
                                                      </w:divBdr>
                                                    </w:div>
                                                  </w:divsChild>
                                                </w:div>
                                                <w:div w:id="2090151352">
                                                  <w:marLeft w:val="0"/>
                                                  <w:marRight w:val="0"/>
                                                  <w:marTop w:val="0"/>
                                                  <w:marBottom w:val="0"/>
                                                  <w:divBdr>
                                                    <w:top w:val="none" w:sz="0" w:space="0" w:color="auto"/>
                                                    <w:left w:val="none" w:sz="0" w:space="0" w:color="auto"/>
                                                    <w:bottom w:val="none" w:sz="0" w:space="0" w:color="auto"/>
                                                    <w:right w:val="none" w:sz="0" w:space="0" w:color="auto"/>
                                                  </w:divBdr>
                                                </w:div>
                                              </w:divsChild>
                                            </w:div>
                                            <w:div w:id="628823497">
                                              <w:marLeft w:val="0"/>
                                              <w:marRight w:val="0"/>
                                              <w:marTop w:val="195"/>
                                              <w:marBottom w:val="0"/>
                                              <w:divBdr>
                                                <w:top w:val="none" w:sz="0" w:space="0" w:color="auto"/>
                                                <w:left w:val="none" w:sz="0" w:space="0" w:color="auto"/>
                                                <w:bottom w:val="none" w:sz="0" w:space="0" w:color="auto"/>
                                                <w:right w:val="none" w:sz="0" w:space="0" w:color="auto"/>
                                              </w:divBdr>
                                              <w:divsChild>
                                                <w:div w:id="1773822581">
                                                  <w:marLeft w:val="0"/>
                                                  <w:marRight w:val="0"/>
                                                  <w:marTop w:val="156"/>
                                                  <w:marBottom w:val="0"/>
                                                  <w:divBdr>
                                                    <w:top w:val="none" w:sz="0" w:space="0" w:color="auto"/>
                                                    <w:left w:val="none" w:sz="0" w:space="0" w:color="auto"/>
                                                    <w:bottom w:val="none" w:sz="0" w:space="0" w:color="auto"/>
                                                    <w:right w:val="none" w:sz="0" w:space="0" w:color="auto"/>
                                                  </w:divBdr>
                                                  <w:divsChild>
                                                    <w:div w:id="1116556376">
                                                      <w:marLeft w:val="0"/>
                                                      <w:marRight w:val="0"/>
                                                      <w:marTop w:val="0"/>
                                                      <w:marBottom w:val="0"/>
                                                      <w:divBdr>
                                                        <w:top w:val="none" w:sz="0" w:space="0" w:color="auto"/>
                                                        <w:left w:val="none" w:sz="0" w:space="0" w:color="auto"/>
                                                        <w:bottom w:val="none" w:sz="0" w:space="0" w:color="auto"/>
                                                        <w:right w:val="none" w:sz="0" w:space="0" w:color="auto"/>
                                                      </w:divBdr>
                                                      <w:divsChild>
                                                        <w:div w:id="21275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0300">
                                                  <w:marLeft w:val="0"/>
                                                  <w:marRight w:val="0"/>
                                                  <w:marTop w:val="156"/>
                                                  <w:marBottom w:val="0"/>
                                                  <w:divBdr>
                                                    <w:top w:val="none" w:sz="0" w:space="0" w:color="auto"/>
                                                    <w:left w:val="none" w:sz="0" w:space="0" w:color="auto"/>
                                                    <w:bottom w:val="none" w:sz="0" w:space="0" w:color="auto"/>
                                                    <w:right w:val="none" w:sz="0" w:space="0" w:color="auto"/>
                                                  </w:divBdr>
                                                  <w:divsChild>
                                                    <w:div w:id="498157878">
                                                      <w:marLeft w:val="0"/>
                                                      <w:marRight w:val="0"/>
                                                      <w:marTop w:val="0"/>
                                                      <w:marBottom w:val="0"/>
                                                      <w:divBdr>
                                                        <w:top w:val="none" w:sz="0" w:space="0" w:color="auto"/>
                                                        <w:left w:val="none" w:sz="0" w:space="0" w:color="auto"/>
                                                        <w:bottom w:val="none" w:sz="0" w:space="0" w:color="auto"/>
                                                        <w:right w:val="none" w:sz="0" w:space="0" w:color="auto"/>
                                                      </w:divBdr>
                                                    </w:div>
                                                    <w:div w:id="1082751454">
                                                      <w:marLeft w:val="180"/>
                                                      <w:marRight w:val="0"/>
                                                      <w:marTop w:val="0"/>
                                                      <w:marBottom w:val="0"/>
                                                      <w:divBdr>
                                                        <w:top w:val="none" w:sz="0" w:space="0" w:color="auto"/>
                                                        <w:left w:val="none" w:sz="0" w:space="0" w:color="auto"/>
                                                        <w:bottom w:val="none" w:sz="0" w:space="0" w:color="auto"/>
                                                        <w:right w:val="none" w:sz="0" w:space="0" w:color="auto"/>
                                                      </w:divBdr>
                                                    </w:div>
                                                    <w:div w:id="20268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635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35683557">
                              <w:marLeft w:val="0"/>
                              <w:marRight w:val="0"/>
                              <w:marTop w:val="0"/>
                              <w:marBottom w:val="0"/>
                              <w:divBdr>
                                <w:top w:val="single" w:sz="6" w:space="0" w:color="E1E8ED"/>
                                <w:left w:val="single" w:sz="6" w:space="0" w:color="E1E8ED"/>
                                <w:bottom w:val="single" w:sz="6" w:space="0" w:color="E1E8ED"/>
                                <w:right w:val="single" w:sz="6" w:space="0" w:color="E1E8ED"/>
                              </w:divBdr>
                              <w:divsChild>
                                <w:div w:id="1835876426">
                                  <w:marLeft w:val="0"/>
                                  <w:marRight w:val="0"/>
                                  <w:marTop w:val="0"/>
                                  <w:marBottom w:val="0"/>
                                  <w:divBdr>
                                    <w:top w:val="none" w:sz="0" w:space="0" w:color="auto"/>
                                    <w:left w:val="none" w:sz="0" w:space="0" w:color="auto"/>
                                    <w:bottom w:val="none" w:sz="0" w:space="0" w:color="auto"/>
                                    <w:right w:val="none" w:sz="0" w:space="0" w:color="auto"/>
                                  </w:divBdr>
                                  <w:divsChild>
                                    <w:div w:id="340856233">
                                      <w:marLeft w:val="0"/>
                                      <w:marRight w:val="0"/>
                                      <w:marTop w:val="0"/>
                                      <w:marBottom w:val="0"/>
                                      <w:divBdr>
                                        <w:top w:val="none" w:sz="0" w:space="0" w:color="auto"/>
                                        <w:left w:val="none" w:sz="0" w:space="0" w:color="auto"/>
                                        <w:bottom w:val="none" w:sz="0" w:space="0" w:color="auto"/>
                                        <w:right w:val="none" w:sz="0" w:space="0" w:color="auto"/>
                                      </w:divBdr>
                                      <w:divsChild>
                                        <w:div w:id="1896888468">
                                          <w:blockQuote w:val="1"/>
                                          <w:marLeft w:val="0"/>
                                          <w:marRight w:val="0"/>
                                          <w:marTop w:val="0"/>
                                          <w:marBottom w:val="0"/>
                                          <w:divBdr>
                                            <w:top w:val="none" w:sz="0" w:space="0" w:color="auto"/>
                                            <w:left w:val="none" w:sz="0" w:space="0" w:color="auto"/>
                                            <w:bottom w:val="none" w:sz="0" w:space="0" w:color="auto"/>
                                            <w:right w:val="none" w:sz="0" w:space="0" w:color="auto"/>
                                          </w:divBdr>
                                          <w:divsChild>
                                            <w:div w:id="1138568656">
                                              <w:marLeft w:val="0"/>
                                              <w:marRight w:val="0"/>
                                              <w:marTop w:val="0"/>
                                              <w:marBottom w:val="0"/>
                                              <w:divBdr>
                                                <w:top w:val="none" w:sz="0" w:space="0" w:color="auto"/>
                                                <w:left w:val="none" w:sz="0" w:space="0" w:color="auto"/>
                                                <w:bottom w:val="none" w:sz="0" w:space="0" w:color="auto"/>
                                                <w:right w:val="none" w:sz="0" w:space="0" w:color="auto"/>
                                              </w:divBdr>
                                              <w:divsChild>
                                                <w:div w:id="1597053244">
                                                  <w:marLeft w:val="0"/>
                                                  <w:marRight w:val="0"/>
                                                  <w:marTop w:val="0"/>
                                                  <w:marBottom w:val="0"/>
                                                  <w:divBdr>
                                                    <w:top w:val="none" w:sz="0" w:space="0" w:color="auto"/>
                                                    <w:left w:val="none" w:sz="0" w:space="0" w:color="auto"/>
                                                    <w:bottom w:val="none" w:sz="0" w:space="0" w:color="auto"/>
                                                    <w:right w:val="none" w:sz="0" w:space="0" w:color="auto"/>
                                                  </w:divBdr>
                                                  <w:divsChild>
                                                    <w:div w:id="823356172">
                                                      <w:marLeft w:val="0"/>
                                                      <w:marRight w:val="0"/>
                                                      <w:marTop w:val="0"/>
                                                      <w:marBottom w:val="0"/>
                                                      <w:divBdr>
                                                        <w:top w:val="none" w:sz="0" w:space="0" w:color="auto"/>
                                                        <w:left w:val="none" w:sz="0" w:space="0" w:color="auto"/>
                                                        <w:bottom w:val="none" w:sz="0" w:space="0" w:color="auto"/>
                                                        <w:right w:val="none" w:sz="0" w:space="0" w:color="auto"/>
                                                      </w:divBdr>
                                                    </w:div>
                                                  </w:divsChild>
                                                </w:div>
                                                <w:div w:id="472262073">
                                                  <w:marLeft w:val="0"/>
                                                  <w:marRight w:val="0"/>
                                                  <w:marTop w:val="0"/>
                                                  <w:marBottom w:val="0"/>
                                                  <w:divBdr>
                                                    <w:top w:val="none" w:sz="0" w:space="0" w:color="auto"/>
                                                    <w:left w:val="none" w:sz="0" w:space="0" w:color="auto"/>
                                                    <w:bottom w:val="none" w:sz="0" w:space="0" w:color="auto"/>
                                                    <w:right w:val="none" w:sz="0" w:space="0" w:color="auto"/>
                                                  </w:divBdr>
                                                </w:div>
                                              </w:divsChild>
                                            </w:div>
                                            <w:div w:id="1131826938">
                                              <w:marLeft w:val="0"/>
                                              <w:marRight w:val="0"/>
                                              <w:marTop w:val="195"/>
                                              <w:marBottom w:val="0"/>
                                              <w:divBdr>
                                                <w:top w:val="none" w:sz="0" w:space="0" w:color="auto"/>
                                                <w:left w:val="none" w:sz="0" w:space="0" w:color="auto"/>
                                                <w:bottom w:val="none" w:sz="0" w:space="0" w:color="auto"/>
                                                <w:right w:val="none" w:sz="0" w:space="0" w:color="auto"/>
                                              </w:divBdr>
                                              <w:divsChild>
                                                <w:div w:id="1247378647">
                                                  <w:marLeft w:val="0"/>
                                                  <w:marRight w:val="0"/>
                                                  <w:marTop w:val="156"/>
                                                  <w:marBottom w:val="0"/>
                                                  <w:divBdr>
                                                    <w:top w:val="none" w:sz="0" w:space="0" w:color="auto"/>
                                                    <w:left w:val="none" w:sz="0" w:space="0" w:color="auto"/>
                                                    <w:bottom w:val="none" w:sz="0" w:space="0" w:color="auto"/>
                                                    <w:right w:val="none" w:sz="0" w:space="0" w:color="auto"/>
                                                  </w:divBdr>
                                                  <w:divsChild>
                                                    <w:div w:id="1268270664">
                                                      <w:marLeft w:val="0"/>
                                                      <w:marRight w:val="0"/>
                                                      <w:marTop w:val="0"/>
                                                      <w:marBottom w:val="0"/>
                                                      <w:divBdr>
                                                        <w:top w:val="none" w:sz="0" w:space="0" w:color="auto"/>
                                                        <w:left w:val="none" w:sz="0" w:space="0" w:color="auto"/>
                                                        <w:bottom w:val="none" w:sz="0" w:space="0" w:color="auto"/>
                                                        <w:right w:val="none" w:sz="0" w:space="0" w:color="auto"/>
                                                      </w:divBdr>
                                                      <w:divsChild>
                                                        <w:div w:id="1208951942">
                                                          <w:marLeft w:val="0"/>
                                                          <w:marRight w:val="0"/>
                                                          <w:marTop w:val="0"/>
                                                          <w:marBottom w:val="0"/>
                                                          <w:divBdr>
                                                            <w:top w:val="none" w:sz="0" w:space="0" w:color="auto"/>
                                                            <w:left w:val="none" w:sz="0" w:space="0" w:color="auto"/>
                                                            <w:bottom w:val="none" w:sz="0" w:space="0" w:color="auto"/>
                                                            <w:right w:val="none" w:sz="0" w:space="0" w:color="auto"/>
                                                          </w:divBdr>
                                                          <w:divsChild>
                                                            <w:div w:id="1873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063639">
                                                  <w:marLeft w:val="0"/>
                                                  <w:marRight w:val="0"/>
                                                  <w:marTop w:val="156"/>
                                                  <w:marBottom w:val="0"/>
                                                  <w:divBdr>
                                                    <w:top w:val="none" w:sz="0" w:space="0" w:color="auto"/>
                                                    <w:left w:val="none" w:sz="0" w:space="0" w:color="auto"/>
                                                    <w:bottom w:val="none" w:sz="0" w:space="0" w:color="auto"/>
                                                    <w:right w:val="none" w:sz="0" w:space="0" w:color="auto"/>
                                                  </w:divBdr>
                                                  <w:divsChild>
                                                    <w:div w:id="173617281">
                                                      <w:marLeft w:val="0"/>
                                                      <w:marRight w:val="0"/>
                                                      <w:marTop w:val="0"/>
                                                      <w:marBottom w:val="0"/>
                                                      <w:divBdr>
                                                        <w:top w:val="none" w:sz="0" w:space="0" w:color="auto"/>
                                                        <w:left w:val="none" w:sz="0" w:space="0" w:color="auto"/>
                                                        <w:bottom w:val="none" w:sz="0" w:space="0" w:color="auto"/>
                                                        <w:right w:val="none" w:sz="0" w:space="0" w:color="auto"/>
                                                      </w:divBdr>
                                                    </w:div>
                                                    <w:div w:id="1776560378">
                                                      <w:marLeft w:val="180"/>
                                                      <w:marRight w:val="0"/>
                                                      <w:marTop w:val="0"/>
                                                      <w:marBottom w:val="0"/>
                                                      <w:divBdr>
                                                        <w:top w:val="none" w:sz="0" w:space="0" w:color="auto"/>
                                                        <w:left w:val="none" w:sz="0" w:space="0" w:color="auto"/>
                                                        <w:bottom w:val="none" w:sz="0" w:space="0" w:color="auto"/>
                                                        <w:right w:val="none" w:sz="0" w:space="0" w:color="auto"/>
                                                      </w:divBdr>
                                                    </w:div>
                                                    <w:div w:id="43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3941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25454268">
                              <w:marLeft w:val="0"/>
                              <w:marRight w:val="0"/>
                              <w:marTop w:val="0"/>
                              <w:marBottom w:val="0"/>
                              <w:divBdr>
                                <w:top w:val="single" w:sz="6" w:space="0" w:color="E1E8ED"/>
                                <w:left w:val="single" w:sz="6" w:space="0" w:color="E1E8ED"/>
                                <w:bottom w:val="single" w:sz="6" w:space="0" w:color="E1E8ED"/>
                                <w:right w:val="single" w:sz="6" w:space="0" w:color="E1E8ED"/>
                              </w:divBdr>
                              <w:divsChild>
                                <w:div w:id="703138722">
                                  <w:marLeft w:val="0"/>
                                  <w:marRight w:val="0"/>
                                  <w:marTop w:val="0"/>
                                  <w:marBottom w:val="0"/>
                                  <w:divBdr>
                                    <w:top w:val="none" w:sz="0" w:space="0" w:color="auto"/>
                                    <w:left w:val="none" w:sz="0" w:space="0" w:color="auto"/>
                                    <w:bottom w:val="none" w:sz="0" w:space="0" w:color="auto"/>
                                    <w:right w:val="none" w:sz="0" w:space="0" w:color="auto"/>
                                  </w:divBdr>
                                  <w:divsChild>
                                    <w:div w:id="1345473356">
                                      <w:marLeft w:val="0"/>
                                      <w:marRight w:val="0"/>
                                      <w:marTop w:val="0"/>
                                      <w:marBottom w:val="0"/>
                                      <w:divBdr>
                                        <w:top w:val="none" w:sz="0" w:space="0" w:color="auto"/>
                                        <w:left w:val="none" w:sz="0" w:space="0" w:color="auto"/>
                                        <w:bottom w:val="none" w:sz="0" w:space="0" w:color="auto"/>
                                        <w:right w:val="none" w:sz="0" w:space="0" w:color="auto"/>
                                      </w:divBdr>
                                      <w:divsChild>
                                        <w:div w:id="1614750201">
                                          <w:blockQuote w:val="1"/>
                                          <w:marLeft w:val="0"/>
                                          <w:marRight w:val="0"/>
                                          <w:marTop w:val="0"/>
                                          <w:marBottom w:val="0"/>
                                          <w:divBdr>
                                            <w:top w:val="none" w:sz="0" w:space="0" w:color="auto"/>
                                            <w:left w:val="none" w:sz="0" w:space="0" w:color="auto"/>
                                            <w:bottom w:val="none" w:sz="0" w:space="0" w:color="auto"/>
                                            <w:right w:val="none" w:sz="0" w:space="0" w:color="auto"/>
                                          </w:divBdr>
                                          <w:divsChild>
                                            <w:div w:id="843667039">
                                              <w:marLeft w:val="0"/>
                                              <w:marRight w:val="0"/>
                                              <w:marTop w:val="0"/>
                                              <w:marBottom w:val="0"/>
                                              <w:divBdr>
                                                <w:top w:val="none" w:sz="0" w:space="0" w:color="auto"/>
                                                <w:left w:val="none" w:sz="0" w:space="0" w:color="auto"/>
                                                <w:bottom w:val="none" w:sz="0" w:space="0" w:color="auto"/>
                                                <w:right w:val="none" w:sz="0" w:space="0" w:color="auto"/>
                                              </w:divBdr>
                                              <w:divsChild>
                                                <w:div w:id="1074354582">
                                                  <w:marLeft w:val="0"/>
                                                  <w:marRight w:val="0"/>
                                                  <w:marTop w:val="0"/>
                                                  <w:marBottom w:val="0"/>
                                                  <w:divBdr>
                                                    <w:top w:val="none" w:sz="0" w:space="0" w:color="auto"/>
                                                    <w:left w:val="none" w:sz="0" w:space="0" w:color="auto"/>
                                                    <w:bottom w:val="none" w:sz="0" w:space="0" w:color="auto"/>
                                                    <w:right w:val="none" w:sz="0" w:space="0" w:color="auto"/>
                                                  </w:divBdr>
                                                  <w:divsChild>
                                                    <w:div w:id="1164515098">
                                                      <w:marLeft w:val="0"/>
                                                      <w:marRight w:val="0"/>
                                                      <w:marTop w:val="0"/>
                                                      <w:marBottom w:val="0"/>
                                                      <w:divBdr>
                                                        <w:top w:val="none" w:sz="0" w:space="0" w:color="auto"/>
                                                        <w:left w:val="none" w:sz="0" w:space="0" w:color="auto"/>
                                                        <w:bottom w:val="none" w:sz="0" w:space="0" w:color="auto"/>
                                                        <w:right w:val="none" w:sz="0" w:space="0" w:color="auto"/>
                                                      </w:divBdr>
                                                    </w:div>
                                                  </w:divsChild>
                                                </w:div>
                                                <w:div w:id="2106999951">
                                                  <w:marLeft w:val="0"/>
                                                  <w:marRight w:val="0"/>
                                                  <w:marTop w:val="0"/>
                                                  <w:marBottom w:val="0"/>
                                                  <w:divBdr>
                                                    <w:top w:val="none" w:sz="0" w:space="0" w:color="auto"/>
                                                    <w:left w:val="none" w:sz="0" w:space="0" w:color="auto"/>
                                                    <w:bottom w:val="none" w:sz="0" w:space="0" w:color="auto"/>
                                                    <w:right w:val="none" w:sz="0" w:space="0" w:color="auto"/>
                                                  </w:divBdr>
                                                </w:div>
                                              </w:divsChild>
                                            </w:div>
                                            <w:div w:id="626936493">
                                              <w:marLeft w:val="0"/>
                                              <w:marRight w:val="0"/>
                                              <w:marTop w:val="195"/>
                                              <w:marBottom w:val="0"/>
                                              <w:divBdr>
                                                <w:top w:val="none" w:sz="0" w:space="0" w:color="auto"/>
                                                <w:left w:val="none" w:sz="0" w:space="0" w:color="auto"/>
                                                <w:bottom w:val="none" w:sz="0" w:space="0" w:color="auto"/>
                                                <w:right w:val="none" w:sz="0" w:space="0" w:color="auto"/>
                                              </w:divBdr>
                                              <w:divsChild>
                                                <w:div w:id="745419426">
                                                  <w:marLeft w:val="0"/>
                                                  <w:marRight w:val="0"/>
                                                  <w:marTop w:val="156"/>
                                                  <w:marBottom w:val="0"/>
                                                  <w:divBdr>
                                                    <w:top w:val="none" w:sz="0" w:space="0" w:color="auto"/>
                                                    <w:left w:val="none" w:sz="0" w:space="0" w:color="auto"/>
                                                    <w:bottom w:val="none" w:sz="0" w:space="0" w:color="auto"/>
                                                    <w:right w:val="none" w:sz="0" w:space="0" w:color="auto"/>
                                                  </w:divBdr>
                                                  <w:divsChild>
                                                    <w:div w:id="1802964590">
                                                      <w:marLeft w:val="0"/>
                                                      <w:marRight w:val="0"/>
                                                      <w:marTop w:val="0"/>
                                                      <w:marBottom w:val="0"/>
                                                      <w:divBdr>
                                                        <w:top w:val="none" w:sz="0" w:space="0" w:color="auto"/>
                                                        <w:left w:val="none" w:sz="0" w:space="0" w:color="auto"/>
                                                        <w:bottom w:val="none" w:sz="0" w:space="0" w:color="auto"/>
                                                        <w:right w:val="none" w:sz="0" w:space="0" w:color="auto"/>
                                                      </w:divBdr>
                                                      <w:divsChild>
                                                        <w:div w:id="1936865664">
                                                          <w:marLeft w:val="0"/>
                                                          <w:marRight w:val="0"/>
                                                          <w:marTop w:val="0"/>
                                                          <w:marBottom w:val="0"/>
                                                          <w:divBdr>
                                                            <w:top w:val="none" w:sz="0" w:space="0" w:color="auto"/>
                                                            <w:left w:val="none" w:sz="0" w:space="0" w:color="auto"/>
                                                            <w:bottom w:val="none" w:sz="0" w:space="0" w:color="auto"/>
                                                            <w:right w:val="none" w:sz="0" w:space="0" w:color="auto"/>
                                                          </w:divBdr>
                                                          <w:divsChild>
                                                            <w:div w:id="7106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8703">
                                                  <w:marLeft w:val="0"/>
                                                  <w:marRight w:val="0"/>
                                                  <w:marTop w:val="156"/>
                                                  <w:marBottom w:val="0"/>
                                                  <w:divBdr>
                                                    <w:top w:val="none" w:sz="0" w:space="0" w:color="auto"/>
                                                    <w:left w:val="none" w:sz="0" w:space="0" w:color="auto"/>
                                                    <w:bottom w:val="none" w:sz="0" w:space="0" w:color="auto"/>
                                                    <w:right w:val="none" w:sz="0" w:space="0" w:color="auto"/>
                                                  </w:divBdr>
                                                  <w:divsChild>
                                                    <w:div w:id="1790976296">
                                                      <w:marLeft w:val="0"/>
                                                      <w:marRight w:val="0"/>
                                                      <w:marTop w:val="0"/>
                                                      <w:marBottom w:val="0"/>
                                                      <w:divBdr>
                                                        <w:top w:val="none" w:sz="0" w:space="0" w:color="auto"/>
                                                        <w:left w:val="none" w:sz="0" w:space="0" w:color="auto"/>
                                                        <w:bottom w:val="none" w:sz="0" w:space="0" w:color="auto"/>
                                                        <w:right w:val="none" w:sz="0" w:space="0" w:color="auto"/>
                                                      </w:divBdr>
                                                    </w:div>
                                                    <w:div w:id="2127504476">
                                                      <w:marLeft w:val="180"/>
                                                      <w:marRight w:val="0"/>
                                                      <w:marTop w:val="0"/>
                                                      <w:marBottom w:val="0"/>
                                                      <w:divBdr>
                                                        <w:top w:val="none" w:sz="0" w:space="0" w:color="auto"/>
                                                        <w:left w:val="none" w:sz="0" w:space="0" w:color="auto"/>
                                                        <w:bottom w:val="none" w:sz="0" w:space="0" w:color="auto"/>
                                                        <w:right w:val="none" w:sz="0" w:space="0" w:color="auto"/>
                                                      </w:divBdr>
                                                    </w:div>
                                                    <w:div w:id="1925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85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14290176">
                              <w:marLeft w:val="0"/>
                              <w:marRight w:val="0"/>
                              <w:marTop w:val="0"/>
                              <w:marBottom w:val="0"/>
                              <w:divBdr>
                                <w:top w:val="single" w:sz="6" w:space="0" w:color="E1E8ED"/>
                                <w:left w:val="single" w:sz="6" w:space="0" w:color="E1E8ED"/>
                                <w:bottom w:val="single" w:sz="6" w:space="0" w:color="E1E8ED"/>
                                <w:right w:val="single" w:sz="6" w:space="0" w:color="E1E8ED"/>
                              </w:divBdr>
                              <w:divsChild>
                                <w:div w:id="1652902868">
                                  <w:marLeft w:val="0"/>
                                  <w:marRight w:val="0"/>
                                  <w:marTop w:val="0"/>
                                  <w:marBottom w:val="0"/>
                                  <w:divBdr>
                                    <w:top w:val="none" w:sz="0" w:space="0" w:color="auto"/>
                                    <w:left w:val="none" w:sz="0" w:space="0" w:color="auto"/>
                                    <w:bottom w:val="none" w:sz="0" w:space="0" w:color="auto"/>
                                    <w:right w:val="none" w:sz="0" w:space="0" w:color="auto"/>
                                  </w:divBdr>
                                  <w:divsChild>
                                    <w:div w:id="1735813101">
                                      <w:marLeft w:val="0"/>
                                      <w:marRight w:val="0"/>
                                      <w:marTop w:val="0"/>
                                      <w:marBottom w:val="0"/>
                                      <w:divBdr>
                                        <w:top w:val="none" w:sz="0" w:space="0" w:color="auto"/>
                                        <w:left w:val="none" w:sz="0" w:space="0" w:color="auto"/>
                                        <w:bottom w:val="none" w:sz="0" w:space="0" w:color="auto"/>
                                        <w:right w:val="none" w:sz="0" w:space="0" w:color="auto"/>
                                      </w:divBdr>
                                      <w:divsChild>
                                        <w:div w:id="885264628">
                                          <w:blockQuote w:val="1"/>
                                          <w:marLeft w:val="0"/>
                                          <w:marRight w:val="0"/>
                                          <w:marTop w:val="0"/>
                                          <w:marBottom w:val="0"/>
                                          <w:divBdr>
                                            <w:top w:val="none" w:sz="0" w:space="0" w:color="auto"/>
                                            <w:left w:val="none" w:sz="0" w:space="0" w:color="auto"/>
                                            <w:bottom w:val="none" w:sz="0" w:space="0" w:color="auto"/>
                                            <w:right w:val="none" w:sz="0" w:space="0" w:color="auto"/>
                                          </w:divBdr>
                                          <w:divsChild>
                                            <w:div w:id="1878883089">
                                              <w:marLeft w:val="0"/>
                                              <w:marRight w:val="0"/>
                                              <w:marTop w:val="0"/>
                                              <w:marBottom w:val="0"/>
                                              <w:divBdr>
                                                <w:top w:val="none" w:sz="0" w:space="0" w:color="auto"/>
                                                <w:left w:val="none" w:sz="0" w:space="0" w:color="auto"/>
                                                <w:bottom w:val="none" w:sz="0" w:space="0" w:color="auto"/>
                                                <w:right w:val="none" w:sz="0" w:space="0" w:color="auto"/>
                                              </w:divBdr>
                                              <w:divsChild>
                                                <w:div w:id="265120598">
                                                  <w:marLeft w:val="0"/>
                                                  <w:marRight w:val="0"/>
                                                  <w:marTop w:val="0"/>
                                                  <w:marBottom w:val="0"/>
                                                  <w:divBdr>
                                                    <w:top w:val="none" w:sz="0" w:space="0" w:color="auto"/>
                                                    <w:left w:val="none" w:sz="0" w:space="0" w:color="auto"/>
                                                    <w:bottom w:val="none" w:sz="0" w:space="0" w:color="auto"/>
                                                    <w:right w:val="none" w:sz="0" w:space="0" w:color="auto"/>
                                                  </w:divBdr>
                                                  <w:divsChild>
                                                    <w:div w:id="86509232">
                                                      <w:marLeft w:val="0"/>
                                                      <w:marRight w:val="0"/>
                                                      <w:marTop w:val="0"/>
                                                      <w:marBottom w:val="0"/>
                                                      <w:divBdr>
                                                        <w:top w:val="none" w:sz="0" w:space="0" w:color="auto"/>
                                                        <w:left w:val="none" w:sz="0" w:space="0" w:color="auto"/>
                                                        <w:bottom w:val="none" w:sz="0" w:space="0" w:color="auto"/>
                                                        <w:right w:val="none" w:sz="0" w:space="0" w:color="auto"/>
                                                      </w:divBdr>
                                                    </w:div>
                                                  </w:divsChild>
                                                </w:div>
                                                <w:div w:id="704014863">
                                                  <w:marLeft w:val="0"/>
                                                  <w:marRight w:val="0"/>
                                                  <w:marTop w:val="0"/>
                                                  <w:marBottom w:val="0"/>
                                                  <w:divBdr>
                                                    <w:top w:val="none" w:sz="0" w:space="0" w:color="auto"/>
                                                    <w:left w:val="none" w:sz="0" w:space="0" w:color="auto"/>
                                                    <w:bottom w:val="none" w:sz="0" w:space="0" w:color="auto"/>
                                                    <w:right w:val="none" w:sz="0" w:space="0" w:color="auto"/>
                                                  </w:divBdr>
                                                </w:div>
                                              </w:divsChild>
                                            </w:div>
                                            <w:div w:id="144007319">
                                              <w:marLeft w:val="0"/>
                                              <w:marRight w:val="0"/>
                                              <w:marTop w:val="195"/>
                                              <w:marBottom w:val="0"/>
                                              <w:divBdr>
                                                <w:top w:val="none" w:sz="0" w:space="0" w:color="auto"/>
                                                <w:left w:val="none" w:sz="0" w:space="0" w:color="auto"/>
                                                <w:bottom w:val="none" w:sz="0" w:space="0" w:color="auto"/>
                                                <w:right w:val="none" w:sz="0" w:space="0" w:color="auto"/>
                                              </w:divBdr>
                                              <w:divsChild>
                                                <w:div w:id="1249658281">
                                                  <w:marLeft w:val="0"/>
                                                  <w:marRight w:val="0"/>
                                                  <w:marTop w:val="156"/>
                                                  <w:marBottom w:val="0"/>
                                                  <w:divBdr>
                                                    <w:top w:val="none" w:sz="0" w:space="0" w:color="auto"/>
                                                    <w:left w:val="none" w:sz="0" w:space="0" w:color="auto"/>
                                                    <w:bottom w:val="none" w:sz="0" w:space="0" w:color="auto"/>
                                                    <w:right w:val="none" w:sz="0" w:space="0" w:color="auto"/>
                                                  </w:divBdr>
                                                  <w:divsChild>
                                                    <w:div w:id="2129614919">
                                                      <w:marLeft w:val="0"/>
                                                      <w:marRight w:val="0"/>
                                                      <w:marTop w:val="0"/>
                                                      <w:marBottom w:val="0"/>
                                                      <w:divBdr>
                                                        <w:top w:val="none" w:sz="0" w:space="0" w:color="auto"/>
                                                        <w:left w:val="none" w:sz="0" w:space="0" w:color="auto"/>
                                                        <w:bottom w:val="none" w:sz="0" w:space="0" w:color="auto"/>
                                                        <w:right w:val="none" w:sz="0" w:space="0" w:color="auto"/>
                                                      </w:divBdr>
                                                      <w:divsChild>
                                                        <w:div w:id="321931476">
                                                          <w:marLeft w:val="0"/>
                                                          <w:marRight w:val="0"/>
                                                          <w:marTop w:val="0"/>
                                                          <w:marBottom w:val="0"/>
                                                          <w:divBdr>
                                                            <w:top w:val="none" w:sz="0" w:space="0" w:color="auto"/>
                                                            <w:left w:val="none" w:sz="0" w:space="0" w:color="auto"/>
                                                            <w:bottom w:val="none" w:sz="0" w:space="0" w:color="auto"/>
                                                            <w:right w:val="none" w:sz="0" w:space="0" w:color="auto"/>
                                                          </w:divBdr>
                                                          <w:divsChild>
                                                            <w:div w:id="15545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1051">
                                                  <w:marLeft w:val="0"/>
                                                  <w:marRight w:val="0"/>
                                                  <w:marTop w:val="156"/>
                                                  <w:marBottom w:val="0"/>
                                                  <w:divBdr>
                                                    <w:top w:val="none" w:sz="0" w:space="0" w:color="auto"/>
                                                    <w:left w:val="none" w:sz="0" w:space="0" w:color="auto"/>
                                                    <w:bottom w:val="none" w:sz="0" w:space="0" w:color="auto"/>
                                                    <w:right w:val="none" w:sz="0" w:space="0" w:color="auto"/>
                                                  </w:divBdr>
                                                  <w:divsChild>
                                                    <w:div w:id="257639187">
                                                      <w:marLeft w:val="0"/>
                                                      <w:marRight w:val="0"/>
                                                      <w:marTop w:val="0"/>
                                                      <w:marBottom w:val="0"/>
                                                      <w:divBdr>
                                                        <w:top w:val="none" w:sz="0" w:space="0" w:color="auto"/>
                                                        <w:left w:val="none" w:sz="0" w:space="0" w:color="auto"/>
                                                        <w:bottom w:val="none" w:sz="0" w:space="0" w:color="auto"/>
                                                        <w:right w:val="none" w:sz="0" w:space="0" w:color="auto"/>
                                                      </w:divBdr>
                                                    </w:div>
                                                    <w:div w:id="1458983435">
                                                      <w:marLeft w:val="180"/>
                                                      <w:marRight w:val="0"/>
                                                      <w:marTop w:val="0"/>
                                                      <w:marBottom w:val="0"/>
                                                      <w:divBdr>
                                                        <w:top w:val="none" w:sz="0" w:space="0" w:color="auto"/>
                                                        <w:left w:val="none" w:sz="0" w:space="0" w:color="auto"/>
                                                        <w:bottom w:val="none" w:sz="0" w:space="0" w:color="auto"/>
                                                        <w:right w:val="none" w:sz="0" w:space="0" w:color="auto"/>
                                                      </w:divBdr>
                                                    </w:div>
                                                    <w:div w:id="471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598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5943408">
                              <w:marLeft w:val="0"/>
                              <w:marRight w:val="0"/>
                              <w:marTop w:val="0"/>
                              <w:marBottom w:val="0"/>
                              <w:divBdr>
                                <w:top w:val="single" w:sz="6" w:space="0" w:color="E1E8ED"/>
                                <w:left w:val="single" w:sz="6" w:space="0" w:color="E1E8ED"/>
                                <w:bottom w:val="single" w:sz="6" w:space="0" w:color="E1E8ED"/>
                                <w:right w:val="single" w:sz="6" w:space="0" w:color="E1E8ED"/>
                              </w:divBdr>
                              <w:divsChild>
                                <w:div w:id="1818956041">
                                  <w:marLeft w:val="0"/>
                                  <w:marRight w:val="0"/>
                                  <w:marTop w:val="0"/>
                                  <w:marBottom w:val="0"/>
                                  <w:divBdr>
                                    <w:top w:val="none" w:sz="0" w:space="0" w:color="auto"/>
                                    <w:left w:val="none" w:sz="0" w:space="0" w:color="auto"/>
                                    <w:bottom w:val="none" w:sz="0" w:space="0" w:color="auto"/>
                                    <w:right w:val="none" w:sz="0" w:space="0" w:color="auto"/>
                                  </w:divBdr>
                                  <w:divsChild>
                                    <w:div w:id="1118793414">
                                      <w:marLeft w:val="0"/>
                                      <w:marRight w:val="0"/>
                                      <w:marTop w:val="0"/>
                                      <w:marBottom w:val="0"/>
                                      <w:divBdr>
                                        <w:top w:val="none" w:sz="0" w:space="0" w:color="auto"/>
                                        <w:left w:val="none" w:sz="0" w:space="0" w:color="auto"/>
                                        <w:bottom w:val="none" w:sz="0" w:space="0" w:color="auto"/>
                                        <w:right w:val="none" w:sz="0" w:space="0" w:color="auto"/>
                                      </w:divBdr>
                                      <w:divsChild>
                                        <w:div w:id="1197352447">
                                          <w:blockQuote w:val="1"/>
                                          <w:marLeft w:val="0"/>
                                          <w:marRight w:val="0"/>
                                          <w:marTop w:val="0"/>
                                          <w:marBottom w:val="0"/>
                                          <w:divBdr>
                                            <w:top w:val="none" w:sz="0" w:space="0" w:color="auto"/>
                                            <w:left w:val="none" w:sz="0" w:space="0" w:color="auto"/>
                                            <w:bottom w:val="none" w:sz="0" w:space="0" w:color="auto"/>
                                            <w:right w:val="none" w:sz="0" w:space="0" w:color="auto"/>
                                          </w:divBdr>
                                          <w:divsChild>
                                            <w:div w:id="1715078384">
                                              <w:marLeft w:val="0"/>
                                              <w:marRight w:val="0"/>
                                              <w:marTop w:val="0"/>
                                              <w:marBottom w:val="0"/>
                                              <w:divBdr>
                                                <w:top w:val="none" w:sz="0" w:space="0" w:color="auto"/>
                                                <w:left w:val="none" w:sz="0" w:space="0" w:color="auto"/>
                                                <w:bottom w:val="none" w:sz="0" w:space="0" w:color="auto"/>
                                                <w:right w:val="none" w:sz="0" w:space="0" w:color="auto"/>
                                              </w:divBdr>
                                              <w:divsChild>
                                                <w:div w:id="21982486">
                                                  <w:marLeft w:val="0"/>
                                                  <w:marRight w:val="0"/>
                                                  <w:marTop w:val="0"/>
                                                  <w:marBottom w:val="0"/>
                                                  <w:divBdr>
                                                    <w:top w:val="none" w:sz="0" w:space="0" w:color="auto"/>
                                                    <w:left w:val="none" w:sz="0" w:space="0" w:color="auto"/>
                                                    <w:bottom w:val="none" w:sz="0" w:space="0" w:color="auto"/>
                                                    <w:right w:val="none" w:sz="0" w:space="0" w:color="auto"/>
                                                  </w:divBdr>
                                                  <w:divsChild>
                                                    <w:div w:id="460460196">
                                                      <w:marLeft w:val="0"/>
                                                      <w:marRight w:val="0"/>
                                                      <w:marTop w:val="0"/>
                                                      <w:marBottom w:val="0"/>
                                                      <w:divBdr>
                                                        <w:top w:val="none" w:sz="0" w:space="0" w:color="auto"/>
                                                        <w:left w:val="none" w:sz="0" w:space="0" w:color="auto"/>
                                                        <w:bottom w:val="none" w:sz="0" w:space="0" w:color="auto"/>
                                                        <w:right w:val="none" w:sz="0" w:space="0" w:color="auto"/>
                                                      </w:divBdr>
                                                    </w:div>
                                                  </w:divsChild>
                                                </w:div>
                                                <w:div w:id="1950969509">
                                                  <w:marLeft w:val="0"/>
                                                  <w:marRight w:val="0"/>
                                                  <w:marTop w:val="0"/>
                                                  <w:marBottom w:val="0"/>
                                                  <w:divBdr>
                                                    <w:top w:val="none" w:sz="0" w:space="0" w:color="auto"/>
                                                    <w:left w:val="none" w:sz="0" w:space="0" w:color="auto"/>
                                                    <w:bottom w:val="none" w:sz="0" w:space="0" w:color="auto"/>
                                                    <w:right w:val="none" w:sz="0" w:space="0" w:color="auto"/>
                                                  </w:divBdr>
                                                </w:div>
                                              </w:divsChild>
                                            </w:div>
                                            <w:div w:id="1630546588">
                                              <w:marLeft w:val="0"/>
                                              <w:marRight w:val="0"/>
                                              <w:marTop w:val="195"/>
                                              <w:marBottom w:val="0"/>
                                              <w:divBdr>
                                                <w:top w:val="none" w:sz="0" w:space="0" w:color="auto"/>
                                                <w:left w:val="none" w:sz="0" w:space="0" w:color="auto"/>
                                                <w:bottom w:val="none" w:sz="0" w:space="0" w:color="auto"/>
                                                <w:right w:val="none" w:sz="0" w:space="0" w:color="auto"/>
                                              </w:divBdr>
                                              <w:divsChild>
                                                <w:div w:id="1566139533">
                                                  <w:marLeft w:val="0"/>
                                                  <w:marRight w:val="0"/>
                                                  <w:marTop w:val="156"/>
                                                  <w:marBottom w:val="0"/>
                                                  <w:divBdr>
                                                    <w:top w:val="none" w:sz="0" w:space="0" w:color="auto"/>
                                                    <w:left w:val="none" w:sz="0" w:space="0" w:color="auto"/>
                                                    <w:bottom w:val="none" w:sz="0" w:space="0" w:color="auto"/>
                                                    <w:right w:val="none" w:sz="0" w:space="0" w:color="auto"/>
                                                  </w:divBdr>
                                                  <w:divsChild>
                                                    <w:div w:id="1337346039">
                                                      <w:marLeft w:val="0"/>
                                                      <w:marRight w:val="0"/>
                                                      <w:marTop w:val="0"/>
                                                      <w:marBottom w:val="0"/>
                                                      <w:divBdr>
                                                        <w:top w:val="none" w:sz="0" w:space="0" w:color="auto"/>
                                                        <w:left w:val="none" w:sz="0" w:space="0" w:color="auto"/>
                                                        <w:bottom w:val="none" w:sz="0" w:space="0" w:color="auto"/>
                                                        <w:right w:val="none" w:sz="0" w:space="0" w:color="auto"/>
                                                      </w:divBdr>
                                                      <w:divsChild>
                                                        <w:div w:id="1984967896">
                                                          <w:marLeft w:val="0"/>
                                                          <w:marRight w:val="0"/>
                                                          <w:marTop w:val="0"/>
                                                          <w:marBottom w:val="0"/>
                                                          <w:divBdr>
                                                            <w:top w:val="none" w:sz="0" w:space="0" w:color="auto"/>
                                                            <w:left w:val="none" w:sz="0" w:space="0" w:color="auto"/>
                                                            <w:bottom w:val="none" w:sz="0" w:space="0" w:color="auto"/>
                                                            <w:right w:val="none" w:sz="0" w:space="0" w:color="auto"/>
                                                          </w:divBdr>
                                                          <w:divsChild>
                                                            <w:div w:id="19608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220">
                                                  <w:marLeft w:val="0"/>
                                                  <w:marRight w:val="0"/>
                                                  <w:marTop w:val="156"/>
                                                  <w:marBottom w:val="0"/>
                                                  <w:divBdr>
                                                    <w:top w:val="none" w:sz="0" w:space="0" w:color="auto"/>
                                                    <w:left w:val="none" w:sz="0" w:space="0" w:color="auto"/>
                                                    <w:bottom w:val="none" w:sz="0" w:space="0" w:color="auto"/>
                                                    <w:right w:val="none" w:sz="0" w:space="0" w:color="auto"/>
                                                  </w:divBdr>
                                                  <w:divsChild>
                                                    <w:div w:id="1389455734">
                                                      <w:marLeft w:val="0"/>
                                                      <w:marRight w:val="0"/>
                                                      <w:marTop w:val="0"/>
                                                      <w:marBottom w:val="0"/>
                                                      <w:divBdr>
                                                        <w:top w:val="none" w:sz="0" w:space="0" w:color="auto"/>
                                                        <w:left w:val="none" w:sz="0" w:space="0" w:color="auto"/>
                                                        <w:bottom w:val="none" w:sz="0" w:space="0" w:color="auto"/>
                                                        <w:right w:val="none" w:sz="0" w:space="0" w:color="auto"/>
                                                      </w:divBdr>
                                                    </w:div>
                                                    <w:div w:id="1885286202">
                                                      <w:marLeft w:val="180"/>
                                                      <w:marRight w:val="0"/>
                                                      <w:marTop w:val="0"/>
                                                      <w:marBottom w:val="0"/>
                                                      <w:divBdr>
                                                        <w:top w:val="none" w:sz="0" w:space="0" w:color="auto"/>
                                                        <w:left w:val="none" w:sz="0" w:space="0" w:color="auto"/>
                                                        <w:bottom w:val="none" w:sz="0" w:space="0" w:color="auto"/>
                                                        <w:right w:val="none" w:sz="0" w:space="0" w:color="auto"/>
                                                      </w:divBdr>
                                                    </w:div>
                                                    <w:div w:id="13597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8301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24208462">
                              <w:marLeft w:val="0"/>
                              <w:marRight w:val="0"/>
                              <w:marTop w:val="0"/>
                              <w:marBottom w:val="0"/>
                              <w:divBdr>
                                <w:top w:val="single" w:sz="6" w:space="0" w:color="E1E8ED"/>
                                <w:left w:val="single" w:sz="6" w:space="0" w:color="E1E8ED"/>
                                <w:bottom w:val="single" w:sz="6" w:space="0" w:color="E1E8ED"/>
                                <w:right w:val="single" w:sz="6" w:space="0" w:color="E1E8ED"/>
                              </w:divBdr>
                              <w:divsChild>
                                <w:div w:id="1748728396">
                                  <w:marLeft w:val="0"/>
                                  <w:marRight w:val="0"/>
                                  <w:marTop w:val="0"/>
                                  <w:marBottom w:val="0"/>
                                  <w:divBdr>
                                    <w:top w:val="none" w:sz="0" w:space="0" w:color="auto"/>
                                    <w:left w:val="none" w:sz="0" w:space="0" w:color="auto"/>
                                    <w:bottom w:val="none" w:sz="0" w:space="0" w:color="auto"/>
                                    <w:right w:val="none" w:sz="0" w:space="0" w:color="auto"/>
                                  </w:divBdr>
                                  <w:divsChild>
                                    <w:div w:id="493647445">
                                      <w:marLeft w:val="0"/>
                                      <w:marRight w:val="0"/>
                                      <w:marTop w:val="0"/>
                                      <w:marBottom w:val="0"/>
                                      <w:divBdr>
                                        <w:top w:val="none" w:sz="0" w:space="0" w:color="auto"/>
                                        <w:left w:val="none" w:sz="0" w:space="0" w:color="auto"/>
                                        <w:bottom w:val="none" w:sz="0" w:space="0" w:color="auto"/>
                                        <w:right w:val="none" w:sz="0" w:space="0" w:color="auto"/>
                                      </w:divBdr>
                                      <w:divsChild>
                                        <w:div w:id="39935797">
                                          <w:blockQuote w:val="1"/>
                                          <w:marLeft w:val="0"/>
                                          <w:marRight w:val="0"/>
                                          <w:marTop w:val="0"/>
                                          <w:marBottom w:val="0"/>
                                          <w:divBdr>
                                            <w:top w:val="none" w:sz="0" w:space="0" w:color="auto"/>
                                            <w:left w:val="none" w:sz="0" w:space="0" w:color="auto"/>
                                            <w:bottom w:val="none" w:sz="0" w:space="0" w:color="auto"/>
                                            <w:right w:val="none" w:sz="0" w:space="0" w:color="auto"/>
                                          </w:divBdr>
                                          <w:divsChild>
                                            <w:div w:id="1226601567">
                                              <w:marLeft w:val="0"/>
                                              <w:marRight w:val="0"/>
                                              <w:marTop w:val="0"/>
                                              <w:marBottom w:val="0"/>
                                              <w:divBdr>
                                                <w:top w:val="none" w:sz="0" w:space="0" w:color="auto"/>
                                                <w:left w:val="none" w:sz="0" w:space="0" w:color="auto"/>
                                                <w:bottom w:val="none" w:sz="0" w:space="0" w:color="auto"/>
                                                <w:right w:val="none" w:sz="0" w:space="0" w:color="auto"/>
                                              </w:divBdr>
                                              <w:divsChild>
                                                <w:div w:id="979768107">
                                                  <w:marLeft w:val="0"/>
                                                  <w:marRight w:val="0"/>
                                                  <w:marTop w:val="0"/>
                                                  <w:marBottom w:val="0"/>
                                                  <w:divBdr>
                                                    <w:top w:val="none" w:sz="0" w:space="0" w:color="auto"/>
                                                    <w:left w:val="none" w:sz="0" w:space="0" w:color="auto"/>
                                                    <w:bottom w:val="none" w:sz="0" w:space="0" w:color="auto"/>
                                                    <w:right w:val="none" w:sz="0" w:space="0" w:color="auto"/>
                                                  </w:divBdr>
                                                  <w:divsChild>
                                                    <w:div w:id="42675755">
                                                      <w:marLeft w:val="0"/>
                                                      <w:marRight w:val="0"/>
                                                      <w:marTop w:val="0"/>
                                                      <w:marBottom w:val="0"/>
                                                      <w:divBdr>
                                                        <w:top w:val="none" w:sz="0" w:space="0" w:color="auto"/>
                                                        <w:left w:val="none" w:sz="0" w:space="0" w:color="auto"/>
                                                        <w:bottom w:val="none" w:sz="0" w:space="0" w:color="auto"/>
                                                        <w:right w:val="none" w:sz="0" w:space="0" w:color="auto"/>
                                                      </w:divBdr>
                                                    </w:div>
                                                  </w:divsChild>
                                                </w:div>
                                                <w:div w:id="933901047">
                                                  <w:marLeft w:val="0"/>
                                                  <w:marRight w:val="0"/>
                                                  <w:marTop w:val="0"/>
                                                  <w:marBottom w:val="0"/>
                                                  <w:divBdr>
                                                    <w:top w:val="none" w:sz="0" w:space="0" w:color="auto"/>
                                                    <w:left w:val="none" w:sz="0" w:space="0" w:color="auto"/>
                                                    <w:bottom w:val="none" w:sz="0" w:space="0" w:color="auto"/>
                                                    <w:right w:val="none" w:sz="0" w:space="0" w:color="auto"/>
                                                  </w:divBdr>
                                                </w:div>
                                              </w:divsChild>
                                            </w:div>
                                            <w:div w:id="1394934073">
                                              <w:marLeft w:val="0"/>
                                              <w:marRight w:val="0"/>
                                              <w:marTop w:val="195"/>
                                              <w:marBottom w:val="0"/>
                                              <w:divBdr>
                                                <w:top w:val="none" w:sz="0" w:space="0" w:color="auto"/>
                                                <w:left w:val="none" w:sz="0" w:space="0" w:color="auto"/>
                                                <w:bottom w:val="none" w:sz="0" w:space="0" w:color="auto"/>
                                                <w:right w:val="none" w:sz="0" w:space="0" w:color="auto"/>
                                              </w:divBdr>
                                              <w:divsChild>
                                                <w:div w:id="2107844704">
                                                  <w:marLeft w:val="0"/>
                                                  <w:marRight w:val="0"/>
                                                  <w:marTop w:val="156"/>
                                                  <w:marBottom w:val="0"/>
                                                  <w:divBdr>
                                                    <w:top w:val="none" w:sz="0" w:space="0" w:color="auto"/>
                                                    <w:left w:val="none" w:sz="0" w:space="0" w:color="auto"/>
                                                    <w:bottom w:val="none" w:sz="0" w:space="0" w:color="auto"/>
                                                    <w:right w:val="none" w:sz="0" w:space="0" w:color="auto"/>
                                                  </w:divBdr>
                                                  <w:divsChild>
                                                    <w:div w:id="1738474339">
                                                      <w:marLeft w:val="0"/>
                                                      <w:marRight w:val="0"/>
                                                      <w:marTop w:val="0"/>
                                                      <w:marBottom w:val="0"/>
                                                      <w:divBdr>
                                                        <w:top w:val="none" w:sz="0" w:space="0" w:color="auto"/>
                                                        <w:left w:val="none" w:sz="0" w:space="0" w:color="auto"/>
                                                        <w:bottom w:val="none" w:sz="0" w:space="0" w:color="auto"/>
                                                        <w:right w:val="none" w:sz="0" w:space="0" w:color="auto"/>
                                                      </w:divBdr>
                                                      <w:divsChild>
                                                        <w:div w:id="2046175921">
                                                          <w:marLeft w:val="0"/>
                                                          <w:marRight w:val="0"/>
                                                          <w:marTop w:val="0"/>
                                                          <w:marBottom w:val="0"/>
                                                          <w:divBdr>
                                                            <w:top w:val="none" w:sz="0" w:space="0" w:color="auto"/>
                                                            <w:left w:val="none" w:sz="0" w:space="0" w:color="auto"/>
                                                            <w:bottom w:val="none" w:sz="0" w:space="0" w:color="auto"/>
                                                            <w:right w:val="none" w:sz="0" w:space="0" w:color="auto"/>
                                                          </w:divBdr>
                                                          <w:divsChild>
                                                            <w:div w:id="20523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20356">
                                                  <w:marLeft w:val="0"/>
                                                  <w:marRight w:val="0"/>
                                                  <w:marTop w:val="156"/>
                                                  <w:marBottom w:val="0"/>
                                                  <w:divBdr>
                                                    <w:top w:val="none" w:sz="0" w:space="0" w:color="auto"/>
                                                    <w:left w:val="none" w:sz="0" w:space="0" w:color="auto"/>
                                                    <w:bottom w:val="none" w:sz="0" w:space="0" w:color="auto"/>
                                                    <w:right w:val="none" w:sz="0" w:space="0" w:color="auto"/>
                                                  </w:divBdr>
                                                  <w:divsChild>
                                                    <w:div w:id="1883861399">
                                                      <w:marLeft w:val="0"/>
                                                      <w:marRight w:val="0"/>
                                                      <w:marTop w:val="0"/>
                                                      <w:marBottom w:val="0"/>
                                                      <w:divBdr>
                                                        <w:top w:val="none" w:sz="0" w:space="0" w:color="auto"/>
                                                        <w:left w:val="none" w:sz="0" w:space="0" w:color="auto"/>
                                                        <w:bottom w:val="none" w:sz="0" w:space="0" w:color="auto"/>
                                                        <w:right w:val="none" w:sz="0" w:space="0" w:color="auto"/>
                                                      </w:divBdr>
                                                    </w:div>
                                                    <w:div w:id="1637639995">
                                                      <w:marLeft w:val="180"/>
                                                      <w:marRight w:val="0"/>
                                                      <w:marTop w:val="0"/>
                                                      <w:marBottom w:val="0"/>
                                                      <w:divBdr>
                                                        <w:top w:val="none" w:sz="0" w:space="0" w:color="auto"/>
                                                        <w:left w:val="none" w:sz="0" w:space="0" w:color="auto"/>
                                                        <w:bottom w:val="none" w:sz="0" w:space="0" w:color="auto"/>
                                                        <w:right w:val="none" w:sz="0" w:space="0" w:color="auto"/>
                                                      </w:divBdr>
                                                    </w:div>
                                                    <w:div w:id="17784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84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7422287">
                              <w:marLeft w:val="0"/>
                              <w:marRight w:val="0"/>
                              <w:marTop w:val="0"/>
                              <w:marBottom w:val="0"/>
                              <w:divBdr>
                                <w:top w:val="single" w:sz="6" w:space="0" w:color="E1E8ED"/>
                                <w:left w:val="single" w:sz="6" w:space="0" w:color="E1E8ED"/>
                                <w:bottom w:val="single" w:sz="6" w:space="0" w:color="E1E8ED"/>
                                <w:right w:val="single" w:sz="6" w:space="0" w:color="E1E8ED"/>
                              </w:divBdr>
                              <w:divsChild>
                                <w:div w:id="1974674031">
                                  <w:marLeft w:val="0"/>
                                  <w:marRight w:val="0"/>
                                  <w:marTop w:val="0"/>
                                  <w:marBottom w:val="0"/>
                                  <w:divBdr>
                                    <w:top w:val="none" w:sz="0" w:space="0" w:color="auto"/>
                                    <w:left w:val="none" w:sz="0" w:space="0" w:color="auto"/>
                                    <w:bottom w:val="none" w:sz="0" w:space="0" w:color="auto"/>
                                    <w:right w:val="none" w:sz="0" w:space="0" w:color="auto"/>
                                  </w:divBdr>
                                  <w:divsChild>
                                    <w:div w:id="741028902">
                                      <w:marLeft w:val="0"/>
                                      <w:marRight w:val="0"/>
                                      <w:marTop w:val="0"/>
                                      <w:marBottom w:val="0"/>
                                      <w:divBdr>
                                        <w:top w:val="none" w:sz="0" w:space="0" w:color="auto"/>
                                        <w:left w:val="none" w:sz="0" w:space="0" w:color="auto"/>
                                        <w:bottom w:val="none" w:sz="0" w:space="0" w:color="auto"/>
                                        <w:right w:val="none" w:sz="0" w:space="0" w:color="auto"/>
                                      </w:divBdr>
                                      <w:divsChild>
                                        <w:div w:id="851798491">
                                          <w:blockQuote w:val="1"/>
                                          <w:marLeft w:val="0"/>
                                          <w:marRight w:val="0"/>
                                          <w:marTop w:val="0"/>
                                          <w:marBottom w:val="0"/>
                                          <w:divBdr>
                                            <w:top w:val="none" w:sz="0" w:space="0" w:color="auto"/>
                                            <w:left w:val="none" w:sz="0" w:space="0" w:color="auto"/>
                                            <w:bottom w:val="none" w:sz="0" w:space="0" w:color="auto"/>
                                            <w:right w:val="none" w:sz="0" w:space="0" w:color="auto"/>
                                          </w:divBdr>
                                          <w:divsChild>
                                            <w:div w:id="1226069080">
                                              <w:marLeft w:val="0"/>
                                              <w:marRight w:val="0"/>
                                              <w:marTop w:val="0"/>
                                              <w:marBottom w:val="0"/>
                                              <w:divBdr>
                                                <w:top w:val="none" w:sz="0" w:space="0" w:color="auto"/>
                                                <w:left w:val="none" w:sz="0" w:space="0" w:color="auto"/>
                                                <w:bottom w:val="none" w:sz="0" w:space="0" w:color="auto"/>
                                                <w:right w:val="none" w:sz="0" w:space="0" w:color="auto"/>
                                              </w:divBdr>
                                              <w:divsChild>
                                                <w:div w:id="1597833718">
                                                  <w:marLeft w:val="0"/>
                                                  <w:marRight w:val="0"/>
                                                  <w:marTop w:val="0"/>
                                                  <w:marBottom w:val="0"/>
                                                  <w:divBdr>
                                                    <w:top w:val="none" w:sz="0" w:space="0" w:color="auto"/>
                                                    <w:left w:val="none" w:sz="0" w:space="0" w:color="auto"/>
                                                    <w:bottom w:val="none" w:sz="0" w:space="0" w:color="auto"/>
                                                    <w:right w:val="none" w:sz="0" w:space="0" w:color="auto"/>
                                                  </w:divBdr>
                                                  <w:divsChild>
                                                    <w:div w:id="178206543">
                                                      <w:marLeft w:val="0"/>
                                                      <w:marRight w:val="0"/>
                                                      <w:marTop w:val="0"/>
                                                      <w:marBottom w:val="0"/>
                                                      <w:divBdr>
                                                        <w:top w:val="none" w:sz="0" w:space="0" w:color="auto"/>
                                                        <w:left w:val="none" w:sz="0" w:space="0" w:color="auto"/>
                                                        <w:bottom w:val="none" w:sz="0" w:space="0" w:color="auto"/>
                                                        <w:right w:val="none" w:sz="0" w:space="0" w:color="auto"/>
                                                      </w:divBdr>
                                                    </w:div>
                                                  </w:divsChild>
                                                </w:div>
                                                <w:div w:id="1154445018">
                                                  <w:marLeft w:val="0"/>
                                                  <w:marRight w:val="0"/>
                                                  <w:marTop w:val="0"/>
                                                  <w:marBottom w:val="0"/>
                                                  <w:divBdr>
                                                    <w:top w:val="none" w:sz="0" w:space="0" w:color="auto"/>
                                                    <w:left w:val="none" w:sz="0" w:space="0" w:color="auto"/>
                                                    <w:bottom w:val="none" w:sz="0" w:space="0" w:color="auto"/>
                                                    <w:right w:val="none" w:sz="0" w:space="0" w:color="auto"/>
                                                  </w:divBdr>
                                                </w:div>
                                              </w:divsChild>
                                            </w:div>
                                            <w:div w:id="194662934">
                                              <w:marLeft w:val="0"/>
                                              <w:marRight w:val="0"/>
                                              <w:marTop w:val="195"/>
                                              <w:marBottom w:val="0"/>
                                              <w:divBdr>
                                                <w:top w:val="none" w:sz="0" w:space="0" w:color="auto"/>
                                                <w:left w:val="none" w:sz="0" w:space="0" w:color="auto"/>
                                                <w:bottom w:val="none" w:sz="0" w:space="0" w:color="auto"/>
                                                <w:right w:val="none" w:sz="0" w:space="0" w:color="auto"/>
                                              </w:divBdr>
                                              <w:divsChild>
                                                <w:div w:id="1987659129">
                                                  <w:marLeft w:val="0"/>
                                                  <w:marRight w:val="0"/>
                                                  <w:marTop w:val="156"/>
                                                  <w:marBottom w:val="0"/>
                                                  <w:divBdr>
                                                    <w:top w:val="none" w:sz="0" w:space="0" w:color="auto"/>
                                                    <w:left w:val="none" w:sz="0" w:space="0" w:color="auto"/>
                                                    <w:bottom w:val="none" w:sz="0" w:space="0" w:color="auto"/>
                                                    <w:right w:val="none" w:sz="0" w:space="0" w:color="auto"/>
                                                  </w:divBdr>
                                                  <w:divsChild>
                                                    <w:div w:id="825559427">
                                                      <w:marLeft w:val="0"/>
                                                      <w:marRight w:val="0"/>
                                                      <w:marTop w:val="0"/>
                                                      <w:marBottom w:val="0"/>
                                                      <w:divBdr>
                                                        <w:top w:val="none" w:sz="0" w:space="0" w:color="auto"/>
                                                        <w:left w:val="none" w:sz="0" w:space="0" w:color="auto"/>
                                                        <w:bottom w:val="none" w:sz="0" w:space="0" w:color="auto"/>
                                                        <w:right w:val="none" w:sz="0" w:space="0" w:color="auto"/>
                                                      </w:divBdr>
                                                      <w:divsChild>
                                                        <w:div w:id="12180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0033">
                                                  <w:marLeft w:val="0"/>
                                                  <w:marRight w:val="0"/>
                                                  <w:marTop w:val="156"/>
                                                  <w:marBottom w:val="0"/>
                                                  <w:divBdr>
                                                    <w:top w:val="none" w:sz="0" w:space="0" w:color="auto"/>
                                                    <w:left w:val="none" w:sz="0" w:space="0" w:color="auto"/>
                                                    <w:bottom w:val="none" w:sz="0" w:space="0" w:color="auto"/>
                                                    <w:right w:val="none" w:sz="0" w:space="0" w:color="auto"/>
                                                  </w:divBdr>
                                                  <w:divsChild>
                                                    <w:div w:id="1845239908">
                                                      <w:marLeft w:val="0"/>
                                                      <w:marRight w:val="0"/>
                                                      <w:marTop w:val="0"/>
                                                      <w:marBottom w:val="0"/>
                                                      <w:divBdr>
                                                        <w:top w:val="none" w:sz="0" w:space="0" w:color="auto"/>
                                                        <w:left w:val="none" w:sz="0" w:space="0" w:color="auto"/>
                                                        <w:bottom w:val="none" w:sz="0" w:space="0" w:color="auto"/>
                                                        <w:right w:val="none" w:sz="0" w:space="0" w:color="auto"/>
                                                      </w:divBdr>
                                                    </w:div>
                                                    <w:div w:id="483204071">
                                                      <w:marLeft w:val="180"/>
                                                      <w:marRight w:val="0"/>
                                                      <w:marTop w:val="0"/>
                                                      <w:marBottom w:val="0"/>
                                                      <w:divBdr>
                                                        <w:top w:val="none" w:sz="0" w:space="0" w:color="auto"/>
                                                        <w:left w:val="none" w:sz="0" w:space="0" w:color="auto"/>
                                                        <w:bottom w:val="none" w:sz="0" w:space="0" w:color="auto"/>
                                                        <w:right w:val="none" w:sz="0" w:space="0" w:color="auto"/>
                                                      </w:divBdr>
                                                    </w:div>
                                                    <w:div w:id="1389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1839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343822722">
                              <w:marLeft w:val="0"/>
                              <w:marRight w:val="0"/>
                              <w:marTop w:val="0"/>
                              <w:marBottom w:val="0"/>
                              <w:divBdr>
                                <w:top w:val="single" w:sz="6" w:space="0" w:color="E1E8ED"/>
                                <w:left w:val="single" w:sz="6" w:space="0" w:color="E1E8ED"/>
                                <w:bottom w:val="single" w:sz="6" w:space="0" w:color="E1E8ED"/>
                                <w:right w:val="single" w:sz="6" w:space="0" w:color="E1E8ED"/>
                              </w:divBdr>
                              <w:divsChild>
                                <w:div w:id="2090610175">
                                  <w:marLeft w:val="0"/>
                                  <w:marRight w:val="0"/>
                                  <w:marTop w:val="0"/>
                                  <w:marBottom w:val="0"/>
                                  <w:divBdr>
                                    <w:top w:val="none" w:sz="0" w:space="0" w:color="auto"/>
                                    <w:left w:val="none" w:sz="0" w:space="0" w:color="auto"/>
                                    <w:bottom w:val="none" w:sz="0" w:space="0" w:color="auto"/>
                                    <w:right w:val="none" w:sz="0" w:space="0" w:color="auto"/>
                                  </w:divBdr>
                                  <w:divsChild>
                                    <w:div w:id="1001662922">
                                      <w:marLeft w:val="0"/>
                                      <w:marRight w:val="0"/>
                                      <w:marTop w:val="0"/>
                                      <w:marBottom w:val="0"/>
                                      <w:divBdr>
                                        <w:top w:val="none" w:sz="0" w:space="0" w:color="auto"/>
                                        <w:left w:val="none" w:sz="0" w:space="0" w:color="auto"/>
                                        <w:bottom w:val="none" w:sz="0" w:space="0" w:color="auto"/>
                                        <w:right w:val="none" w:sz="0" w:space="0" w:color="auto"/>
                                      </w:divBdr>
                                      <w:divsChild>
                                        <w:div w:id="1337417382">
                                          <w:blockQuote w:val="1"/>
                                          <w:marLeft w:val="0"/>
                                          <w:marRight w:val="0"/>
                                          <w:marTop w:val="0"/>
                                          <w:marBottom w:val="0"/>
                                          <w:divBdr>
                                            <w:top w:val="none" w:sz="0" w:space="0" w:color="auto"/>
                                            <w:left w:val="none" w:sz="0" w:space="0" w:color="auto"/>
                                            <w:bottom w:val="none" w:sz="0" w:space="0" w:color="auto"/>
                                            <w:right w:val="none" w:sz="0" w:space="0" w:color="auto"/>
                                          </w:divBdr>
                                          <w:divsChild>
                                            <w:div w:id="105740093">
                                              <w:marLeft w:val="0"/>
                                              <w:marRight w:val="0"/>
                                              <w:marTop w:val="0"/>
                                              <w:marBottom w:val="0"/>
                                              <w:divBdr>
                                                <w:top w:val="none" w:sz="0" w:space="0" w:color="auto"/>
                                                <w:left w:val="none" w:sz="0" w:space="0" w:color="auto"/>
                                                <w:bottom w:val="none" w:sz="0" w:space="0" w:color="auto"/>
                                                <w:right w:val="none" w:sz="0" w:space="0" w:color="auto"/>
                                              </w:divBdr>
                                              <w:divsChild>
                                                <w:div w:id="949043812">
                                                  <w:marLeft w:val="0"/>
                                                  <w:marRight w:val="0"/>
                                                  <w:marTop w:val="0"/>
                                                  <w:marBottom w:val="0"/>
                                                  <w:divBdr>
                                                    <w:top w:val="none" w:sz="0" w:space="0" w:color="auto"/>
                                                    <w:left w:val="none" w:sz="0" w:space="0" w:color="auto"/>
                                                    <w:bottom w:val="none" w:sz="0" w:space="0" w:color="auto"/>
                                                    <w:right w:val="none" w:sz="0" w:space="0" w:color="auto"/>
                                                  </w:divBdr>
                                                  <w:divsChild>
                                                    <w:div w:id="418865941">
                                                      <w:marLeft w:val="0"/>
                                                      <w:marRight w:val="0"/>
                                                      <w:marTop w:val="0"/>
                                                      <w:marBottom w:val="0"/>
                                                      <w:divBdr>
                                                        <w:top w:val="none" w:sz="0" w:space="0" w:color="auto"/>
                                                        <w:left w:val="none" w:sz="0" w:space="0" w:color="auto"/>
                                                        <w:bottom w:val="none" w:sz="0" w:space="0" w:color="auto"/>
                                                        <w:right w:val="none" w:sz="0" w:space="0" w:color="auto"/>
                                                      </w:divBdr>
                                                    </w:div>
                                                  </w:divsChild>
                                                </w:div>
                                                <w:div w:id="1902280059">
                                                  <w:marLeft w:val="0"/>
                                                  <w:marRight w:val="0"/>
                                                  <w:marTop w:val="0"/>
                                                  <w:marBottom w:val="0"/>
                                                  <w:divBdr>
                                                    <w:top w:val="none" w:sz="0" w:space="0" w:color="auto"/>
                                                    <w:left w:val="none" w:sz="0" w:space="0" w:color="auto"/>
                                                    <w:bottom w:val="none" w:sz="0" w:space="0" w:color="auto"/>
                                                    <w:right w:val="none" w:sz="0" w:space="0" w:color="auto"/>
                                                  </w:divBdr>
                                                </w:div>
                                              </w:divsChild>
                                            </w:div>
                                            <w:div w:id="1608343043">
                                              <w:marLeft w:val="0"/>
                                              <w:marRight w:val="0"/>
                                              <w:marTop w:val="195"/>
                                              <w:marBottom w:val="0"/>
                                              <w:divBdr>
                                                <w:top w:val="none" w:sz="0" w:space="0" w:color="auto"/>
                                                <w:left w:val="none" w:sz="0" w:space="0" w:color="auto"/>
                                                <w:bottom w:val="none" w:sz="0" w:space="0" w:color="auto"/>
                                                <w:right w:val="none" w:sz="0" w:space="0" w:color="auto"/>
                                              </w:divBdr>
                                              <w:divsChild>
                                                <w:div w:id="1226070783">
                                                  <w:marLeft w:val="0"/>
                                                  <w:marRight w:val="0"/>
                                                  <w:marTop w:val="156"/>
                                                  <w:marBottom w:val="0"/>
                                                  <w:divBdr>
                                                    <w:top w:val="none" w:sz="0" w:space="0" w:color="auto"/>
                                                    <w:left w:val="none" w:sz="0" w:space="0" w:color="auto"/>
                                                    <w:bottom w:val="none" w:sz="0" w:space="0" w:color="auto"/>
                                                    <w:right w:val="none" w:sz="0" w:space="0" w:color="auto"/>
                                                  </w:divBdr>
                                                  <w:divsChild>
                                                    <w:div w:id="1064370885">
                                                      <w:marLeft w:val="0"/>
                                                      <w:marRight w:val="0"/>
                                                      <w:marTop w:val="0"/>
                                                      <w:marBottom w:val="0"/>
                                                      <w:divBdr>
                                                        <w:top w:val="none" w:sz="0" w:space="0" w:color="auto"/>
                                                        <w:left w:val="none" w:sz="0" w:space="0" w:color="auto"/>
                                                        <w:bottom w:val="none" w:sz="0" w:space="0" w:color="auto"/>
                                                        <w:right w:val="none" w:sz="0" w:space="0" w:color="auto"/>
                                                      </w:divBdr>
                                                      <w:divsChild>
                                                        <w:div w:id="368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3746">
                                                  <w:marLeft w:val="0"/>
                                                  <w:marRight w:val="0"/>
                                                  <w:marTop w:val="156"/>
                                                  <w:marBottom w:val="0"/>
                                                  <w:divBdr>
                                                    <w:top w:val="none" w:sz="0" w:space="0" w:color="auto"/>
                                                    <w:left w:val="none" w:sz="0" w:space="0" w:color="auto"/>
                                                    <w:bottom w:val="none" w:sz="0" w:space="0" w:color="auto"/>
                                                    <w:right w:val="none" w:sz="0" w:space="0" w:color="auto"/>
                                                  </w:divBdr>
                                                  <w:divsChild>
                                                    <w:div w:id="1899054153">
                                                      <w:marLeft w:val="0"/>
                                                      <w:marRight w:val="0"/>
                                                      <w:marTop w:val="0"/>
                                                      <w:marBottom w:val="0"/>
                                                      <w:divBdr>
                                                        <w:top w:val="none" w:sz="0" w:space="0" w:color="auto"/>
                                                        <w:left w:val="none" w:sz="0" w:space="0" w:color="auto"/>
                                                        <w:bottom w:val="none" w:sz="0" w:space="0" w:color="auto"/>
                                                        <w:right w:val="none" w:sz="0" w:space="0" w:color="auto"/>
                                                      </w:divBdr>
                                                    </w:div>
                                                    <w:div w:id="1171481210">
                                                      <w:marLeft w:val="180"/>
                                                      <w:marRight w:val="0"/>
                                                      <w:marTop w:val="0"/>
                                                      <w:marBottom w:val="0"/>
                                                      <w:divBdr>
                                                        <w:top w:val="none" w:sz="0" w:space="0" w:color="auto"/>
                                                        <w:left w:val="none" w:sz="0" w:space="0" w:color="auto"/>
                                                        <w:bottom w:val="none" w:sz="0" w:space="0" w:color="auto"/>
                                                        <w:right w:val="none" w:sz="0" w:space="0" w:color="auto"/>
                                                      </w:divBdr>
                                                    </w:div>
                                                    <w:div w:id="4222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727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305672551">
                              <w:marLeft w:val="0"/>
                              <w:marRight w:val="0"/>
                              <w:marTop w:val="0"/>
                              <w:marBottom w:val="0"/>
                              <w:divBdr>
                                <w:top w:val="single" w:sz="6" w:space="0" w:color="E1E8ED"/>
                                <w:left w:val="single" w:sz="6" w:space="0" w:color="E1E8ED"/>
                                <w:bottom w:val="single" w:sz="6" w:space="0" w:color="E1E8ED"/>
                                <w:right w:val="single" w:sz="6" w:space="0" w:color="E1E8ED"/>
                              </w:divBdr>
                              <w:divsChild>
                                <w:div w:id="1949119345">
                                  <w:marLeft w:val="0"/>
                                  <w:marRight w:val="0"/>
                                  <w:marTop w:val="0"/>
                                  <w:marBottom w:val="0"/>
                                  <w:divBdr>
                                    <w:top w:val="none" w:sz="0" w:space="0" w:color="auto"/>
                                    <w:left w:val="none" w:sz="0" w:space="0" w:color="auto"/>
                                    <w:bottom w:val="none" w:sz="0" w:space="0" w:color="auto"/>
                                    <w:right w:val="none" w:sz="0" w:space="0" w:color="auto"/>
                                  </w:divBdr>
                                  <w:divsChild>
                                    <w:div w:id="944850381">
                                      <w:marLeft w:val="0"/>
                                      <w:marRight w:val="0"/>
                                      <w:marTop w:val="0"/>
                                      <w:marBottom w:val="0"/>
                                      <w:divBdr>
                                        <w:top w:val="none" w:sz="0" w:space="0" w:color="auto"/>
                                        <w:left w:val="none" w:sz="0" w:space="0" w:color="auto"/>
                                        <w:bottom w:val="none" w:sz="0" w:space="0" w:color="auto"/>
                                        <w:right w:val="none" w:sz="0" w:space="0" w:color="auto"/>
                                      </w:divBdr>
                                      <w:divsChild>
                                        <w:div w:id="1228229712">
                                          <w:blockQuote w:val="1"/>
                                          <w:marLeft w:val="0"/>
                                          <w:marRight w:val="0"/>
                                          <w:marTop w:val="0"/>
                                          <w:marBottom w:val="0"/>
                                          <w:divBdr>
                                            <w:top w:val="none" w:sz="0" w:space="0" w:color="auto"/>
                                            <w:left w:val="none" w:sz="0" w:space="0" w:color="auto"/>
                                            <w:bottom w:val="none" w:sz="0" w:space="0" w:color="auto"/>
                                            <w:right w:val="none" w:sz="0" w:space="0" w:color="auto"/>
                                          </w:divBdr>
                                          <w:divsChild>
                                            <w:div w:id="627669140">
                                              <w:marLeft w:val="0"/>
                                              <w:marRight w:val="0"/>
                                              <w:marTop w:val="0"/>
                                              <w:marBottom w:val="0"/>
                                              <w:divBdr>
                                                <w:top w:val="none" w:sz="0" w:space="0" w:color="auto"/>
                                                <w:left w:val="none" w:sz="0" w:space="0" w:color="auto"/>
                                                <w:bottom w:val="none" w:sz="0" w:space="0" w:color="auto"/>
                                                <w:right w:val="none" w:sz="0" w:space="0" w:color="auto"/>
                                              </w:divBdr>
                                              <w:divsChild>
                                                <w:div w:id="863593113">
                                                  <w:marLeft w:val="0"/>
                                                  <w:marRight w:val="0"/>
                                                  <w:marTop w:val="0"/>
                                                  <w:marBottom w:val="0"/>
                                                  <w:divBdr>
                                                    <w:top w:val="none" w:sz="0" w:space="0" w:color="auto"/>
                                                    <w:left w:val="none" w:sz="0" w:space="0" w:color="auto"/>
                                                    <w:bottom w:val="none" w:sz="0" w:space="0" w:color="auto"/>
                                                    <w:right w:val="none" w:sz="0" w:space="0" w:color="auto"/>
                                                  </w:divBdr>
                                                  <w:divsChild>
                                                    <w:div w:id="397679339">
                                                      <w:marLeft w:val="0"/>
                                                      <w:marRight w:val="0"/>
                                                      <w:marTop w:val="0"/>
                                                      <w:marBottom w:val="0"/>
                                                      <w:divBdr>
                                                        <w:top w:val="none" w:sz="0" w:space="0" w:color="auto"/>
                                                        <w:left w:val="none" w:sz="0" w:space="0" w:color="auto"/>
                                                        <w:bottom w:val="none" w:sz="0" w:space="0" w:color="auto"/>
                                                        <w:right w:val="none" w:sz="0" w:space="0" w:color="auto"/>
                                                      </w:divBdr>
                                                    </w:div>
                                                  </w:divsChild>
                                                </w:div>
                                                <w:div w:id="363294315">
                                                  <w:marLeft w:val="0"/>
                                                  <w:marRight w:val="0"/>
                                                  <w:marTop w:val="0"/>
                                                  <w:marBottom w:val="0"/>
                                                  <w:divBdr>
                                                    <w:top w:val="none" w:sz="0" w:space="0" w:color="auto"/>
                                                    <w:left w:val="none" w:sz="0" w:space="0" w:color="auto"/>
                                                    <w:bottom w:val="none" w:sz="0" w:space="0" w:color="auto"/>
                                                    <w:right w:val="none" w:sz="0" w:space="0" w:color="auto"/>
                                                  </w:divBdr>
                                                </w:div>
                                              </w:divsChild>
                                            </w:div>
                                            <w:div w:id="40829780">
                                              <w:marLeft w:val="0"/>
                                              <w:marRight w:val="0"/>
                                              <w:marTop w:val="195"/>
                                              <w:marBottom w:val="0"/>
                                              <w:divBdr>
                                                <w:top w:val="none" w:sz="0" w:space="0" w:color="auto"/>
                                                <w:left w:val="none" w:sz="0" w:space="0" w:color="auto"/>
                                                <w:bottom w:val="none" w:sz="0" w:space="0" w:color="auto"/>
                                                <w:right w:val="none" w:sz="0" w:space="0" w:color="auto"/>
                                              </w:divBdr>
                                              <w:divsChild>
                                                <w:div w:id="592276783">
                                                  <w:marLeft w:val="0"/>
                                                  <w:marRight w:val="0"/>
                                                  <w:marTop w:val="156"/>
                                                  <w:marBottom w:val="0"/>
                                                  <w:divBdr>
                                                    <w:top w:val="none" w:sz="0" w:space="0" w:color="auto"/>
                                                    <w:left w:val="none" w:sz="0" w:space="0" w:color="auto"/>
                                                    <w:bottom w:val="none" w:sz="0" w:space="0" w:color="auto"/>
                                                    <w:right w:val="none" w:sz="0" w:space="0" w:color="auto"/>
                                                  </w:divBdr>
                                                  <w:divsChild>
                                                    <w:div w:id="948582952">
                                                      <w:marLeft w:val="0"/>
                                                      <w:marRight w:val="0"/>
                                                      <w:marTop w:val="0"/>
                                                      <w:marBottom w:val="0"/>
                                                      <w:divBdr>
                                                        <w:top w:val="none" w:sz="0" w:space="0" w:color="auto"/>
                                                        <w:left w:val="none" w:sz="0" w:space="0" w:color="auto"/>
                                                        <w:bottom w:val="none" w:sz="0" w:space="0" w:color="auto"/>
                                                        <w:right w:val="none" w:sz="0" w:space="0" w:color="auto"/>
                                                      </w:divBdr>
                                                      <w:divsChild>
                                                        <w:div w:id="993605220">
                                                          <w:marLeft w:val="0"/>
                                                          <w:marRight w:val="0"/>
                                                          <w:marTop w:val="0"/>
                                                          <w:marBottom w:val="0"/>
                                                          <w:divBdr>
                                                            <w:top w:val="none" w:sz="0" w:space="0" w:color="auto"/>
                                                            <w:left w:val="none" w:sz="0" w:space="0" w:color="auto"/>
                                                            <w:bottom w:val="none" w:sz="0" w:space="0" w:color="auto"/>
                                                            <w:right w:val="none" w:sz="0" w:space="0" w:color="auto"/>
                                                          </w:divBdr>
                                                          <w:divsChild>
                                                            <w:div w:id="18071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09030">
                                                  <w:marLeft w:val="0"/>
                                                  <w:marRight w:val="0"/>
                                                  <w:marTop w:val="156"/>
                                                  <w:marBottom w:val="0"/>
                                                  <w:divBdr>
                                                    <w:top w:val="none" w:sz="0" w:space="0" w:color="auto"/>
                                                    <w:left w:val="none" w:sz="0" w:space="0" w:color="auto"/>
                                                    <w:bottom w:val="none" w:sz="0" w:space="0" w:color="auto"/>
                                                    <w:right w:val="none" w:sz="0" w:space="0" w:color="auto"/>
                                                  </w:divBdr>
                                                  <w:divsChild>
                                                    <w:div w:id="1575044769">
                                                      <w:marLeft w:val="0"/>
                                                      <w:marRight w:val="0"/>
                                                      <w:marTop w:val="0"/>
                                                      <w:marBottom w:val="0"/>
                                                      <w:divBdr>
                                                        <w:top w:val="none" w:sz="0" w:space="0" w:color="auto"/>
                                                        <w:left w:val="none" w:sz="0" w:space="0" w:color="auto"/>
                                                        <w:bottom w:val="none" w:sz="0" w:space="0" w:color="auto"/>
                                                        <w:right w:val="none" w:sz="0" w:space="0" w:color="auto"/>
                                                      </w:divBdr>
                                                    </w:div>
                                                    <w:div w:id="898396679">
                                                      <w:marLeft w:val="180"/>
                                                      <w:marRight w:val="0"/>
                                                      <w:marTop w:val="0"/>
                                                      <w:marBottom w:val="0"/>
                                                      <w:divBdr>
                                                        <w:top w:val="none" w:sz="0" w:space="0" w:color="auto"/>
                                                        <w:left w:val="none" w:sz="0" w:space="0" w:color="auto"/>
                                                        <w:bottom w:val="none" w:sz="0" w:space="0" w:color="auto"/>
                                                        <w:right w:val="none" w:sz="0" w:space="0" w:color="auto"/>
                                                      </w:divBdr>
                                                    </w:div>
                                                    <w:div w:id="5739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2854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86062877">
                              <w:marLeft w:val="0"/>
                              <w:marRight w:val="0"/>
                              <w:marTop w:val="0"/>
                              <w:marBottom w:val="0"/>
                              <w:divBdr>
                                <w:top w:val="single" w:sz="6" w:space="0" w:color="E1E8ED"/>
                                <w:left w:val="single" w:sz="6" w:space="0" w:color="E1E8ED"/>
                                <w:bottom w:val="single" w:sz="6" w:space="0" w:color="E1E8ED"/>
                                <w:right w:val="single" w:sz="6" w:space="0" w:color="E1E8ED"/>
                              </w:divBdr>
                              <w:divsChild>
                                <w:div w:id="401802473">
                                  <w:marLeft w:val="0"/>
                                  <w:marRight w:val="0"/>
                                  <w:marTop w:val="0"/>
                                  <w:marBottom w:val="0"/>
                                  <w:divBdr>
                                    <w:top w:val="none" w:sz="0" w:space="0" w:color="auto"/>
                                    <w:left w:val="none" w:sz="0" w:space="0" w:color="auto"/>
                                    <w:bottom w:val="none" w:sz="0" w:space="0" w:color="auto"/>
                                    <w:right w:val="none" w:sz="0" w:space="0" w:color="auto"/>
                                  </w:divBdr>
                                  <w:divsChild>
                                    <w:div w:id="1819572862">
                                      <w:marLeft w:val="0"/>
                                      <w:marRight w:val="0"/>
                                      <w:marTop w:val="0"/>
                                      <w:marBottom w:val="0"/>
                                      <w:divBdr>
                                        <w:top w:val="none" w:sz="0" w:space="0" w:color="auto"/>
                                        <w:left w:val="none" w:sz="0" w:space="0" w:color="auto"/>
                                        <w:bottom w:val="none" w:sz="0" w:space="0" w:color="auto"/>
                                        <w:right w:val="none" w:sz="0" w:space="0" w:color="auto"/>
                                      </w:divBdr>
                                      <w:divsChild>
                                        <w:div w:id="1557202290">
                                          <w:blockQuote w:val="1"/>
                                          <w:marLeft w:val="0"/>
                                          <w:marRight w:val="0"/>
                                          <w:marTop w:val="0"/>
                                          <w:marBottom w:val="0"/>
                                          <w:divBdr>
                                            <w:top w:val="none" w:sz="0" w:space="0" w:color="auto"/>
                                            <w:left w:val="none" w:sz="0" w:space="0" w:color="auto"/>
                                            <w:bottom w:val="none" w:sz="0" w:space="0" w:color="auto"/>
                                            <w:right w:val="none" w:sz="0" w:space="0" w:color="auto"/>
                                          </w:divBdr>
                                          <w:divsChild>
                                            <w:div w:id="1318415993">
                                              <w:marLeft w:val="0"/>
                                              <w:marRight w:val="0"/>
                                              <w:marTop w:val="0"/>
                                              <w:marBottom w:val="0"/>
                                              <w:divBdr>
                                                <w:top w:val="none" w:sz="0" w:space="0" w:color="auto"/>
                                                <w:left w:val="none" w:sz="0" w:space="0" w:color="auto"/>
                                                <w:bottom w:val="none" w:sz="0" w:space="0" w:color="auto"/>
                                                <w:right w:val="none" w:sz="0" w:space="0" w:color="auto"/>
                                              </w:divBdr>
                                              <w:divsChild>
                                                <w:div w:id="338626144">
                                                  <w:marLeft w:val="0"/>
                                                  <w:marRight w:val="0"/>
                                                  <w:marTop w:val="0"/>
                                                  <w:marBottom w:val="0"/>
                                                  <w:divBdr>
                                                    <w:top w:val="none" w:sz="0" w:space="0" w:color="auto"/>
                                                    <w:left w:val="none" w:sz="0" w:space="0" w:color="auto"/>
                                                    <w:bottom w:val="none" w:sz="0" w:space="0" w:color="auto"/>
                                                    <w:right w:val="none" w:sz="0" w:space="0" w:color="auto"/>
                                                  </w:divBdr>
                                                  <w:divsChild>
                                                    <w:div w:id="167449558">
                                                      <w:marLeft w:val="0"/>
                                                      <w:marRight w:val="0"/>
                                                      <w:marTop w:val="0"/>
                                                      <w:marBottom w:val="0"/>
                                                      <w:divBdr>
                                                        <w:top w:val="none" w:sz="0" w:space="0" w:color="auto"/>
                                                        <w:left w:val="none" w:sz="0" w:space="0" w:color="auto"/>
                                                        <w:bottom w:val="none" w:sz="0" w:space="0" w:color="auto"/>
                                                        <w:right w:val="none" w:sz="0" w:space="0" w:color="auto"/>
                                                      </w:divBdr>
                                                    </w:div>
                                                  </w:divsChild>
                                                </w:div>
                                                <w:div w:id="2025206736">
                                                  <w:marLeft w:val="0"/>
                                                  <w:marRight w:val="0"/>
                                                  <w:marTop w:val="0"/>
                                                  <w:marBottom w:val="0"/>
                                                  <w:divBdr>
                                                    <w:top w:val="none" w:sz="0" w:space="0" w:color="auto"/>
                                                    <w:left w:val="none" w:sz="0" w:space="0" w:color="auto"/>
                                                    <w:bottom w:val="none" w:sz="0" w:space="0" w:color="auto"/>
                                                    <w:right w:val="none" w:sz="0" w:space="0" w:color="auto"/>
                                                  </w:divBdr>
                                                </w:div>
                                              </w:divsChild>
                                            </w:div>
                                            <w:div w:id="1168908176">
                                              <w:marLeft w:val="0"/>
                                              <w:marRight w:val="0"/>
                                              <w:marTop w:val="195"/>
                                              <w:marBottom w:val="0"/>
                                              <w:divBdr>
                                                <w:top w:val="none" w:sz="0" w:space="0" w:color="auto"/>
                                                <w:left w:val="none" w:sz="0" w:space="0" w:color="auto"/>
                                                <w:bottom w:val="none" w:sz="0" w:space="0" w:color="auto"/>
                                                <w:right w:val="none" w:sz="0" w:space="0" w:color="auto"/>
                                              </w:divBdr>
                                              <w:divsChild>
                                                <w:div w:id="1636252607">
                                                  <w:marLeft w:val="0"/>
                                                  <w:marRight w:val="0"/>
                                                  <w:marTop w:val="156"/>
                                                  <w:marBottom w:val="0"/>
                                                  <w:divBdr>
                                                    <w:top w:val="none" w:sz="0" w:space="0" w:color="auto"/>
                                                    <w:left w:val="none" w:sz="0" w:space="0" w:color="auto"/>
                                                    <w:bottom w:val="none" w:sz="0" w:space="0" w:color="auto"/>
                                                    <w:right w:val="none" w:sz="0" w:space="0" w:color="auto"/>
                                                  </w:divBdr>
                                                  <w:divsChild>
                                                    <w:div w:id="1403988323">
                                                      <w:marLeft w:val="0"/>
                                                      <w:marRight w:val="0"/>
                                                      <w:marTop w:val="0"/>
                                                      <w:marBottom w:val="0"/>
                                                      <w:divBdr>
                                                        <w:top w:val="none" w:sz="0" w:space="0" w:color="auto"/>
                                                        <w:left w:val="none" w:sz="0" w:space="0" w:color="auto"/>
                                                        <w:bottom w:val="none" w:sz="0" w:space="0" w:color="auto"/>
                                                        <w:right w:val="none" w:sz="0" w:space="0" w:color="auto"/>
                                                      </w:divBdr>
                                                      <w:divsChild>
                                                        <w:div w:id="131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7155">
                                                  <w:marLeft w:val="0"/>
                                                  <w:marRight w:val="0"/>
                                                  <w:marTop w:val="156"/>
                                                  <w:marBottom w:val="0"/>
                                                  <w:divBdr>
                                                    <w:top w:val="none" w:sz="0" w:space="0" w:color="auto"/>
                                                    <w:left w:val="none" w:sz="0" w:space="0" w:color="auto"/>
                                                    <w:bottom w:val="none" w:sz="0" w:space="0" w:color="auto"/>
                                                    <w:right w:val="none" w:sz="0" w:space="0" w:color="auto"/>
                                                  </w:divBdr>
                                                  <w:divsChild>
                                                    <w:div w:id="812212346">
                                                      <w:marLeft w:val="0"/>
                                                      <w:marRight w:val="0"/>
                                                      <w:marTop w:val="0"/>
                                                      <w:marBottom w:val="0"/>
                                                      <w:divBdr>
                                                        <w:top w:val="none" w:sz="0" w:space="0" w:color="auto"/>
                                                        <w:left w:val="none" w:sz="0" w:space="0" w:color="auto"/>
                                                        <w:bottom w:val="none" w:sz="0" w:space="0" w:color="auto"/>
                                                        <w:right w:val="none" w:sz="0" w:space="0" w:color="auto"/>
                                                      </w:divBdr>
                                                    </w:div>
                                                    <w:div w:id="1461071981">
                                                      <w:marLeft w:val="180"/>
                                                      <w:marRight w:val="0"/>
                                                      <w:marTop w:val="0"/>
                                                      <w:marBottom w:val="0"/>
                                                      <w:divBdr>
                                                        <w:top w:val="none" w:sz="0" w:space="0" w:color="auto"/>
                                                        <w:left w:val="none" w:sz="0" w:space="0" w:color="auto"/>
                                                        <w:bottom w:val="none" w:sz="0" w:space="0" w:color="auto"/>
                                                        <w:right w:val="none" w:sz="0" w:space="0" w:color="auto"/>
                                                      </w:divBdr>
                                                    </w:div>
                                                    <w:div w:id="14140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3629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2746249">
                              <w:marLeft w:val="0"/>
                              <w:marRight w:val="0"/>
                              <w:marTop w:val="0"/>
                              <w:marBottom w:val="0"/>
                              <w:divBdr>
                                <w:top w:val="single" w:sz="6" w:space="0" w:color="E1E8ED"/>
                                <w:left w:val="single" w:sz="6" w:space="0" w:color="E1E8ED"/>
                                <w:bottom w:val="single" w:sz="6" w:space="0" w:color="E1E8ED"/>
                                <w:right w:val="single" w:sz="6" w:space="0" w:color="E1E8ED"/>
                              </w:divBdr>
                              <w:divsChild>
                                <w:div w:id="1146778019">
                                  <w:marLeft w:val="0"/>
                                  <w:marRight w:val="0"/>
                                  <w:marTop w:val="0"/>
                                  <w:marBottom w:val="0"/>
                                  <w:divBdr>
                                    <w:top w:val="none" w:sz="0" w:space="0" w:color="auto"/>
                                    <w:left w:val="none" w:sz="0" w:space="0" w:color="auto"/>
                                    <w:bottom w:val="none" w:sz="0" w:space="0" w:color="auto"/>
                                    <w:right w:val="none" w:sz="0" w:space="0" w:color="auto"/>
                                  </w:divBdr>
                                  <w:divsChild>
                                    <w:div w:id="579560151">
                                      <w:marLeft w:val="0"/>
                                      <w:marRight w:val="0"/>
                                      <w:marTop w:val="0"/>
                                      <w:marBottom w:val="0"/>
                                      <w:divBdr>
                                        <w:top w:val="none" w:sz="0" w:space="0" w:color="auto"/>
                                        <w:left w:val="none" w:sz="0" w:space="0" w:color="auto"/>
                                        <w:bottom w:val="none" w:sz="0" w:space="0" w:color="auto"/>
                                        <w:right w:val="none" w:sz="0" w:space="0" w:color="auto"/>
                                      </w:divBdr>
                                      <w:divsChild>
                                        <w:div w:id="90200875">
                                          <w:blockQuote w:val="1"/>
                                          <w:marLeft w:val="0"/>
                                          <w:marRight w:val="0"/>
                                          <w:marTop w:val="0"/>
                                          <w:marBottom w:val="0"/>
                                          <w:divBdr>
                                            <w:top w:val="none" w:sz="0" w:space="0" w:color="auto"/>
                                            <w:left w:val="none" w:sz="0" w:space="0" w:color="auto"/>
                                            <w:bottom w:val="none" w:sz="0" w:space="0" w:color="auto"/>
                                            <w:right w:val="none" w:sz="0" w:space="0" w:color="auto"/>
                                          </w:divBdr>
                                          <w:divsChild>
                                            <w:div w:id="1275865552">
                                              <w:marLeft w:val="0"/>
                                              <w:marRight w:val="0"/>
                                              <w:marTop w:val="0"/>
                                              <w:marBottom w:val="0"/>
                                              <w:divBdr>
                                                <w:top w:val="none" w:sz="0" w:space="0" w:color="auto"/>
                                                <w:left w:val="none" w:sz="0" w:space="0" w:color="auto"/>
                                                <w:bottom w:val="none" w:sz="0" w:space="0" w:color="auto"/>
                                                <w:right w:val="none" w:sz="0" w:space="0" w:color="auto"/>
                                              </w:divBdr>
                                              <w:divsChild>
                                                <w:div w:id="1420639403">
                                                  <w:marLeft w:val="0"/>
                                                  <w:marRight w:val="0"/>
                                                  <w:marTop w:val="0"/>
                                                  <w:marBottom w:val="0"/>
                                                  <w:divBdr>
                                                    <w:top w:val="none" w:sz="0" w:space="0" w:color="auto"/>
                                                    <w:left w:val="none" w:sz="0" w:space="0" w:color="auto"/>
                                                    <w:bottom w:val="none" w:sz="0" w:space="0" w:color="auto"/>
                                                    <w:right w:val="none" w:sz="0" w:space="0" w:color="auto"/>
                                                  </w:divBdr>
                                                  <w:divsChild>
                                                    <w:div w:id="10185758">
                                                      <w:marLeft w:val="0"/>
                                                      <w:marRight w:val="0"/>
                                                      <w:marTop w:val="0"/>
                                                      <w:marBottom w:val="0"/>
                                                      <w:divBdr>
                                                        <w:top w:val="none" w:sz="0" w:space="0" w:color="auto"/>
                                                        <w:left w:val="none" w:sz="0" w:space="0" w:color="auto"/>
                                                        <w:bottom w:val="none" w:sz="0" w:space="0" w:color="auto"/>
                                                        <w:right w:val="none" w:sz="0" w:space="0" w:color="auto"/>
                                                      </w:divBdr>
                                                    </w:div>
                                                  </w:divsChild>
                                                </w:div>
                                                <w:div w:id="1146317263">
                                                  <w:marLeft w:val="0"/>
                                                  <w:marRight w:val="0"/>
                                                  <w:marTop w:val="0"/>
                                                  <w:marBottom w:val="0"/>
                                                  <w:divBdr>
                                                    <w:top w:val="none" w:sz="0" w:space="0" w:color="auto"/>
                                                    <w:left w:val="none" w:sz="0" w:space="0" w:color="auto"/>
                                                    <w:bottom w:val="none" w:sz="0" w:space="0" w:color="auto"/>
                                                    <w:right w:val="none" w:sz="0" w:space="0" w:color="auto"/>
                                                  </w:divBdr>
                                                </w:div>
                                              </w:divsChild>
                                            </w:div>
                                            <w:div w:id="151724625">
                                              <w:marLeft w:val="0"/>
                                              <w:marRight w:val="0"/>
                                              <w:marTop w:val="195"/>
                                              <w:marBottom w:val="0"/>
                                              <w:divBdr>
                                                <w:top w:val="none" w:sz="0" w:space="0" w:color="auto"/>
                                                <w:left w:val="none" w:sz="0" w:space="0" w:color="auto"/>
                                                <w:bottom w:val="none" w:sz="0" w:space="0" w:color="auto"/>
                                                <w:right w:val="none" w:sz="0" w:space="0" w:color="auto"/>
                                              </w:divBdr>
                                              <w:divsChild>
                                                <w:div w:id="1832285647">
                                                  <w:marLeft w:val="0"/>
                                                  <w:marRight w:val="0"/>
                                                  <w:marTop w:val="156"/>
                                                  <w:marBottom w:val="0"/>
                                                  <w:divBdr>
                                                    <w:top w:val="none" w:sz="0" w:space="0" w:color="auto"/>
                                                    <w:left w:val="none" w:sz="0" w:space="0" w:color="auto"/>
                                                    <w:bottom w:val="none" w:sz="0" w:space="0" w:color="auto"/>
                                                    <w:right w:val="none" w:sz="0" w:space="0" w:color="auto"/>
                                                  </w:divBdr>
                                                  <w:divsChild>
                                                    <w:div w:id="470483717">
                                                      <w:marLeft w:val="0"/>
                                                      <w:marRight w:val="0"/>
                                                      <w:marTop w:val="0"/>
                                                      <w:marBottom w:val="0"/>
                                                      <w:divBdr>
                                                        <w:top w:val="none" w:sz="0" w:space="0" w:color="auto"/>
                                                        <w:left w:val="none" w:sz="0" w:space="0" w:color="auto"/>
                                                        <w:bottom w:val="none" w:sz="0" w:space="0" w:color="auto"/>
                                                        <w:right w:val="none" w:sz="0" w:space="0" w:color="auto"/>
                                                      </w:divBdr>
                                                      <w:divsChild>
                                                        <w:div w:id="1386374238">
                                                          <w:marLeft w:val="0"/>
                                                          <w:marRight w:val="0"/>
                                                          <w:marTop w:val="0"/>
                                                          <w:marBottom w:val="0"/>
                                                          <w:divBdr>
                                                            <w:top w:val="none" w:sz="0" w:space="0" w:color="auto"/>
                                                            <w:left w:val="none" w:sz="0" w:space="0" w:color="auto"/>
                                                            <w:bottom w:val="none" w:sz="0" w:space="0" w:color="auto"/>
                                                            <w:right w:val="none" w:sz="0" w:space="0" w:color="auto"/>
                                                          </w:divBdr>
                                                          <w:divsChild>
                                                            <w:div w:id="6694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2473">
                                                  <w:marLeft w:val="0"/>
                                                  <w:marRight w:val="0"/>
                                                  <w:marTop w:val="156"/>
                                                  <w:marBottom w:val="0"/>
                                                  <w:divBdr>
                                                    <w:top w:val="none" w:sz="0" w:space="0" w:color="auto"/>
                                                    <w:left w:val="none" w:sz="0" w:space="0" w:color="auto"/>
                                                    <w:bottom w:val="none" w:sz="0" w:space="0" w:color="auto"/>
                                                    <w:right w:val="none" w:sz="0" w:space="0" w:color="auto"/>
                                                  </w:divBdr>
                                                  <w:divsChild>
                                                    <w:div w:id="2072993583">
                                                      <w:marLeft w:val="0"/>
                                                      <w:marRight w:val="0"/>
                                                      <w:marTop w:val="0"/>
                                                      <w:marBottom w:val="0"/>
                                                      <w:divBdr>
                                                        <w:top w:val="none" w:sz="0" w:space="0" w:color="auto"/>
                                                        <w:left w:val="none" w:sz="0" w:space="0" w:color="auto"/>
                                                        <w:bottom w:val="none" w:sz="0" w:space="0" w:color="auto"/>
                                                        <w:right w:val="none" w:sz="0" w:space="0" w:color="auto"/>
                                                      </w:divBdr>
                                                    </w:div>
                                                    <w:div w:id="788550909">
                                                      <w:marLeft w:val="180"/>
                                                      <w:marRight w:val="0"/>
                                                      <w:marTop w:val="0"/>
                                                      <w:marBottom w:val="0"/>
                                                      <w:divBdr>
                                                        <w:top w:val="none" w:sz="0" w:space="0" w:color="auto"/>
                                                        <w:left w:val="none" w:sz="0" w:space="0" w:color="auto"/>
                                                        <w:bottom w:val="none" w:sz="0" w:space="0" w:color="auto"/>
                                                        <w:right w:val="none" w:sz="0" w:space="0" w:color="auto"/>
                                                      </w:divBdr>
                                                    </w:div>
                                                    <w:div w:id="1272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231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9469484">
                              <w:marLeft w:val="0"/>
                              <w:marRight w:val="0"/>
                              <w:marTop w:val="0"/>
                              <w:marBottom w:val="0"/>
                              <w:divBdr>
                                <w:top w:val="single" w:sz="6" w:space="0" w:color="E1E8ED"/>
                                <w:left w:val="single" w:sz="6" w:space="0" w:color="E1E8ED"/>
                                <w:bottom w:val="single" w:sz="6" w:space="0" w:color="E1E8ED"/>
                                <w:right w:val="single" w:sz="6" w:space="0" w:color="E1E8ED"/>
                              </w:divBdr>
                              <w:divsChild>
                                <w:div w:id="1797868573">
                                  <w:marLeft w:val="0"/>
                                  <w:marRight w:val="0"/>
                                  <w:marTop w:val="0"/>
                                  <w:marBottom w:val="0"/>
                                  <w:divBdr>
                                    <w:top w:val="none" w:sz="0" w:space="0" w:color="auto"/>
                                    <w:left w:val="none" w:sz="0" w:space="0" w:color="auto"/>
                                    <w:bottom w:val="none" w:sz="0" w:space="0" w:color="auto"/>
                                    <w:right w:val="none" w:sz="0" w:space="0" w:color="auto"/>
                                  </w:divBdr>
                                  <w:divsChild>
                                    <w:div w:id="1671054801">
                                      <w:marLeft w:val="0"/>
                                      <w:marRight w:val="0"/>
                                      <w:marTop w:val="0"/>
                                      <w:marBottom w:val="0"/>
                                      <w:divBdr>
                                        <w:top w:val="none" w:sz="0" w:space="0" w:color="auto"/>
                                        <w:left w:val="none" w:sz="0" w:space="0" w:color="auto"/>
                                        <w:bottom w:val="none" w:sz="0" w:space="0" w:color="auto"/>
                                        <w:right w:val="none" w:sz="0" w:space="0" w:color="auto"/>
                                      </w:divBdr>
                                      <w:divsChild>
                                        <w:div w:id="593637989">
                                          <w:blockQuote w:val="1"/>
                                          <w:marLeft w:val="0"/>
                                          <w:marRight w:val="0"/>
                                          <w:marTop w:val="0"/>
                                          <w:marBottom w:val="0"/>
                                          <w:divBdr>
                                            <w:top w:val="none" w:sz="0" w:space="0" w:color="auto"/>
                                            <w:left w:val="none" w:sz="0" w:space="0" w:color="auto"/>
                                            <w:bottom w:val="none" w:sz="0" w:space="0" w:color="auto"/>
                                            <w:right w:val="none" w:sz="0" w:space="0" w:color="auto"/>
                                          </w:divBdr>
                                          <w:divsChild>
                                            <w:div w:id="1244223710">
                                              <w:marLeft w:val="0"/>
                                              <w:marRight w:val="0"/>
                                              <w:marTop w:val="0"/>
                                              <w:marBottom w:val="0"/>
                                              <w:divBdr>
                                                <w:top w:val="none" w:sz="0" w:space="0" w:color="auto"/>
                                                <w:left w:val="none" w:sz="0" w:space="0" w:color="auto"/>
                                                <w:bottom w:val="none" w:sz="0" w:space="0" w:color="auto"/>
                                                <w:right w:val="none" w:sz="0" w:space="0" w:color="auto"/>
                                              </w:divBdr>
                                              <w:divsChild>
                                                <w:div w:id="72895884">
                                                  <w:marLeft w:val="0"/>
                                                  <w:marRight w:val="0"/>
                                                  <w:marTop w:val="0"/>
                                                  <w:marBottom w:val="0"/>
                                                  <w:divBdr>
                                                    <w:top w:val="none" w:sz="0" w:space="0" w:color="auto"/>
                                                    <w:left w:val="none" w:sz="0" w:space="0" w:color="auto"/>
                                                    <w:bottom w:val="none" w:sz="0" w:space="0" w:color="auto"/>
                                                    <w:right w:val="none" w:sz="0" w:space="0" w:color="auto"/>
                                                  </w:divBdr>
                                                  <w:divsChild>
                                                    <w:div w:id="1048183565">
                                                      <w:marLeft w:val="0"/>
                                                      <w:marRight w:val="0"/>
                                                      <w:marTop w:val="0"/>
                                                      <w:marBottom w:val="0"/>
                                                      <w:divBdr>
                                                        <w:top w:val="none" w:sz="0" w:space="0" w:color="auto"/>
                                                        <w:left w:val="none" w:sz="0" w:space="0" w:color="auto"/>
                                                        <w:bottom w:val="none" w:sz="0" w:space="0" w:color="auto"/>
                                                        <w:right w:val="none" w:sz="0" w:space="0" w:color="auto"/>
                                                      </w:divBdr>
                                                    </w:div>
                                                  </w:divsChild>
                                                </w:div>
                                                <w:div w:id="74519435">
                                                  <w:marLeft w:val="0"/>
                                                  <w:marRight w:val="0"/>
                                                  <w:marTop w:val="0"/>
                                                  <w:marBottom w:val="0"/>
                                                  <w:divBdr>
                                                    <w:top w:val="none" w:sz="0" w:space="0" w:color="auto"/>
                                                    <w:left w:val="none" w:sz="0" w:space="0" w:color="auto"/>
                                                    <w:bottom w:val="none" w:sz="0" w:space="0" w:color="auto"/>
                                                    <w:right w:val="none" w:sz="0" w:space="0" w:color="auto"/>
                                                  </w:divBdr>
                                                </w:div>
                                              </w:divsChild>
                                            </w:div>
                                            <w:div w:id="1453864838">
                                              <w:marLeft w:val="0"/>
                                              <w:marRight w:val="0"/>
                                              <w:marTop w:val="195"/>
                                              <w:marBottom w:val="0"/>
                                              <w:divBdr>
                                                <w:top w:val="none" w:sz="0" w:space="0" w:color="auto"/>
                                                <w:left w:val="none" w:sz="0" w:space="0" w:color="auto"/>
                                                <w:bottom w:val="none" w:sz="0" w:space="0" w:color="auto"/>
                                                <w:right w:val="none" w:sz="0" w:space="0" w:color="auto"/>
                                              </w:divBdr>
                                              <w:divsChild>
                                                <w:div w:id="276256029">
                                                  <w:marLeft w:val="0"/>
                                                  <w:marRight w:val="0"/>
                                                  <w:marTop w:val="156"/>
                                                  <w:marBottom w:val="0"/>
                                                  <w:divBdr>
                                                    <w:top w:val="none" w:sz="0" w:space="0" w:color="auto"/>
                                                    <w:left w:val="none" w:sz="0" w:space="0" w:color="auto"/>
                                                    <w:bottom w:val="none" w:sz="0" w:space="0" w:color="auto"/>
                                                    <w:right w:val="none" w:sz="0" w:space="0" w:color="auto"/>
                                                  </w:divBdr>
                                                  <w:divsChild>
                                                    <w:div w:id="1924336167">
                                                      <w:marLeft w:val="0"/>
                                                      <w:marRight w:val="0"/>
                                                      <w:marTop w:val="0"/>
                                                      <w:marBottom w:val="0"/>
                                                      <w:divBdr>
                                                        <w:top w:val="none" w:sz="0" w:space="0" w:color="auto"/>
                                                        <w:left w:val="none" w:sz="0" w:space="0" w:color="auto"/>
                                                        <w:bottom w:val="none" w:sz="0" w:space="0" w:color="auto"/>
                                                        <w:right w:val="none" w:sz="0" w:space="0" w:color="auto"/>
                                                      </w:divBdr>
                                                      <w:divsChild>
                                                        <w:div w:id="72435970">
                                                          <w:marLeft w:val="0"/>
                                                          <w:marRight w:val="0"/>
                                                          <w:marTop w:val="0"/>
                                                          <w:marBottom w:val="0"/>
                                                          <w:divBdr>
                                                            <w:top w:val="none" w:sz="0" w:space="0" w:color="auto"/>
                                                            <w:left w:val="none" w:sz="0" w:space="0" w:color="auto"/>
                                                            <w:bottom w:val="none" w:sz="0" w:space="0" w:color="auto"/>
                                                            <w:right w:val="none" w:sz="0" w:space="0" w:color="auto"/>
                                                          </w:divBdr>
                                                          <w:divsChild>
                                                            <w:div w:id="15665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7048">
                                                  <w:marLeft w:val="0"/>
                                                  <w:marRight w:val="0"/>
                                                  <w:marTop w:val="156"/>
                                                  <w:marBottom w:val="0"/>
                                                  <w:divBdr>
                                                    <w:top w:val="none" w:sz="0" w:space="0" w:color="auto"/>
                                                    <w:left w:val="none" w:sz="0" w:space="0" w:color="auto"/>
                                                    <w:bottom w:val="none" w:sz="0" w:space="0" w:color="auto"/>
                                                    <w:right w:val="none" w:sz="0" w:space="0" w:color="auto"/>
                                                  </w:divBdr>
                                                  <w:divsChild>
                                                    <w:div w:id="435684263">
                                                      <w:marLeft w:val="0"/>
                                                      <w:marRight w:val="0"/>
                                                      <w:marTop w:val="0"/>
                                                      <w:marBottom w:val="0"/>
                                                      <w:divBdr>
                                                        <w:top w:val="none" w:sz="0" w:space="0" w:color="auto"/>
                                                        <w:left w:val="none" w:sz="0" w:space="0" w:color="auto"/>
                                                        <w:bottom w:val="none" w:sz="0" w:space="0" w:color="auto"/>
                                                        <w:right w:val="none" w:sz="0" w:space="0" w:color="auto"/>
                                                      </w:divBdr>
                                                    </w:div>
                                                    <w:div w:id="413016637">
                                                      <w:marLeft w:val="180"/>
                                                      <w:marRight w:val="0"/>
                                                      <w:marTop w:val="0"/>
                                                      <w:marBottom w:val="0"/>
                                                      <w:divBdr>
                                                        <w:top w:val="none" w:sz="0" w:space="0" w:color="auto"/>
                                                        <w:left w:val="none" w:sz="0" w:space="0" w:color="auto"/>
                                                        <w:bottom w:val="none" w:sz="0" w:space="0" w:color="auto"/>
                                                        <w:right w:val="none" w:sz="0" w:space="0" w:color="auto"/>
                                                      </w:divBdr>
                                                    </w:div>
                                                    <w:div w:id="5498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3104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99372793">
                              <w:marLeft w:val="0"/>
                              <w:marRight w:val="0"/>
                              <w:marTop w:val="0"/>
                              <w:marBottom w:val="0"/>
                              <w:divBdr>
                                <w:top w:val="single" w:sz="6" w:space="0" w:color="E1E8ED"/>
                                <w:left w:val="single" w:sz="6" w:space="0" w:color="E1E8ED"/>
                                <w:bottom w:val="single" w:sz="6" w:space="0" w:color="E1E8ED"/>
                                <w:right w:val="single" w:sz="6" w:space="0" w:color="E1E8ED"/>
                              </w:divBdr>
                              <w:divsChild>
                                <w:div w:id="193226849">
                                  <w:marLeft w:val="0"/>
                                  <w:marRight w:val="0"/>
                                  <w:marTop w:val="0"/>
                                  <w:marBottom w:val="0"/>
                                  <w:divBdr>
                                    <w:top w:val="none" w:sz="0" w:space="0" w:color="auto"/>
                                    <w:left w:val="none" w:sz="0" w:space="0" w:color="auto"/>
                                    <w:bottom w:val="none" w:sz="0" w:space="0" w:color="auto"/>
                                    <w:right w:val="none" w:sz="0" w:space="0" w:color="auto"/>
                                  </w:divBdr>
                                  <w:divsChild>
                                    <w:div w:id="985007600">
                                      <w:marLeft w:val="0"/>
                                      <w:marRight w:val="0"/>
                                      <w:marTop w:val="0"/>
                                      <w:marBottom w:val="0"/>
                                      <w:divBdr>
                                        <w:top w:val="none" w:sz="0" w:space="0" w:color="auto"/>
                                        <w:left w:val="none" w:sz="0" w:space="0" w:color="auto"/>
                                        <w:bottom w:val="none" w:sz="0" w:space="0" w:color="auto"/>
                                        <w:right w:val="none" w:sz="0" w:space="0" w:color="auto"/>
                                      </w:divBdr>
                                      <w:divsChild>
                                        <w:div w:id="81606538">
                                          <w:blockQuote w:val="1"/>
                                          <w:marLeft w:val="0"/>
                                          <w:marRight w:val="0"/>
                                          <w:marTop w:val="0"/>
                                          <w:marBottom w:val="0"/>
                                          <w:divBdr>
                                            <w:top w:val="none" w:sz="0" w:space="0" w:color="auto"/>
                                            <w:left w:val="none" w:sz="0" w:space="0" w:color="auto"/>
                                            <w:bottom w:val="none" w:sz="0" w:space="0" w:color="auto"/>
                                            <w:right w:val="none" w:sz="0" w:space="0" w:color="auto"/>
                                          </w:divBdr>
                                          <w:divsChild>
                                            <w:div w:id="190458061">
                                              <w:marLeft w:val="0"/>
                                              <w:marRight w:val="0"/>
                                              <w:marTop w:val="0"/>
                                              <w:marBottom w:val="0"/>
                                              <w:divBdr>
                                                <w:top w:val="none" w:sz="0" w:space="0" w:color="auto"/>
                                                <w:left w:val="none" w:sz="0" w:space="0" w:color="auto"/>
                                                <w:bottom w:val="none" w:sz="0" w:space="0" w:color="auto"/>
                                                <w:right w:val="none" w:sz="0" w:space="0" w:color="auto"/>
                                              </w:divBdr>
                                              <w:divsChild>
                                                <w:div w:id="581253926">
                                                  <w:marLeft w:val="0"/>
                                                  <w:marRight w:val="0"/>
                                                  <w:marTop w:val="0"/>
                                                  <w:marBottom w:val="0"/>
                                                  <w:divBdr>
                                                    <w:top w:val="none" w:sz="0" w:space="0" w:color="auto"/>
                                                    <w:left w:val="none" w:sz="0" w:space="0" w:color="auto"/>
                                                    <w:bottom w:val="none" w:sz="0" w:space="0" w:color="auto"/>
                                                    <w:right w:val="none" w:sz="0" w:space="0" w:color="auto"/>
                                                  </w:divBdr>
                                                  <w:divsChild>
                                                    <w:div w:id="154146291">
                                                      <w:marLeft w:val="0"/>
                                                      <w:marRight w:val="0"/>
                                                      <w:marTop w:val="0"/>
                                                      <w:marBottom w:val="0"/>
                                                      <w:divBdr>
                                                        <w:top w:val="none" w:sz="0" w:space="0" w:color="auto"/>
                                                        <w:left w:val="none" w:sz="0" w:space="0" w:color="auto"/>
                                                        <w:bottom w:val="none" w:sz="0" w:space="0" w:color="auto"/>
                                                        <w:right w:val="none" w:sz="0" w:space="0" w:color="auto"/>
                                                      </w:divBdr>
                                                    </w:div>
                                                  </w:divsChild>
                                                </w:div>
                                                <w:div w:id="1912226664">
                                                  <w:marLeft w:val="0"/>
                                                  <w:marRight w:val="0"/>
                                                  <w:marTop w:val="0"/>
                                                  <w:marBottom w:val="0"/>
                                                  <w:divBdr>
                                                    <w:top w:val="none" w:sz="0" w:space="0" w:color="auto"/>
                                                    <w:left w:val="none" w:sz="0" w:space="0" w:color="auto"/>
                                                    <w:bottom w:val="none" w:sz="0" w:space="0" w:color="auto"/>
                                                    <w:right w:val="none" w:sz="0" w:space="0" w:color="auto"/>
                                                  </w:divBdr>
                                                </w:div>
                                              </w:divsChild>
                                            </w:div>
                                            <w:div w:id="1273173681">
                                              <w:marLeft w:val="0"/>
                                              <w:marRight w:val="0"/>
                                              <w:marTop w:val="195"/>
                                              <w:marBottom w:val="0"/>
                                              <w:divBdr>
                                                <w:top w:val="none" w:sz="0" w:space="0" w:color="auto"/>
                                                <w:left w:val="none" w:sz="0" w:space="0" w:color="auto"/>
                                                <w:bottom w:val="none" w:sz="0" w:space="0" w:color="auto"/>
                                                <w:right w:val="none" w:sz="0" w:space="0" w:color="auto"/>
                                              </w:divBdr>
                                              <w:divsChild>
                                                <w:div w:id="1044908377">
                                                  <w:marLeft w:val="0"/>
                                                  <w:marRight w:val="0"/>
                                                  <w:marTop w:val="156"/>
                                                  <w:marBottom w:val="0"/>
                                                  <w:divBdr>
                                                    <w:top w:val="none" w:sz="0" w:space="0" w:color="auto"/>
                                                    <w:left w:val="none" w:sz="0" w:space="0" w:color="auto"/>
                                                    <w:bottom w:val="none" w:sz="0" w:space="0" w:color="auto"/>
                                                    <w:right w:val="none" w:sz="0" w:space="0" w:color="auto"/>
                                                  </w:divBdr>
                                                  <w:divsChild>
                                                    <w:div w:id="1030452934">
                                                      <w:marLeft w:val="0"/>
                                                      <w:marRight w:val="0"/>
                                                      <w:marTop w:val="0"/>
                                                      <w:marBottom w:val="0"/>
                                                      <w:divBdr>
                                                        <w:top w:val="none" w:sz="0" w:space="0" w:color="auto"/>
                                                        <w:left w:val="none" w:sz="0" w:space="0" w:color="auto"/>
                                                        <w:bottom w:val="none" w:sz="0" w:space="0" w:color="auto"/>
                                                        <w:right w:val="none" w:sz="0" w:space="0" w:color="auto"/>
                                                      </w:divBdr>
                                                      <w:divsChild>
                                                        <w:div w:id="1319378374">
                                                          <w:marLeft w:val="0"/>
                                                          <w:marRight w:val="0"/>
                                                          <w:marTop w:val="0"/>
                                                          <w:marBottom w:val="0"/>
                                                          <w:divBdr>
                                                            <w:top w:val="none" w:sz="0" w:space="0" w:color="auto"/>
                                                            <w:left w:val="none" w:sz="0" w:space="0" w:color="auto"/>
                                                            <w:bottom w:val="none" w:sz="0" w:space="0" w:color="auto"/>
                                                            <w:right w:val="none" w:sz="0" w:space="0" w:color="auto"/>
                                                          </w:divBdr>
                                                          <w:divsChild>
                                                            <w:div w:id="11678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5817">
                                                  <w:marLeft w:val="0"/>
                                                  <w:marRight w:val="0"/>
                                                  <w:marTop w:val="156"/>
                                                  <w:marBottom w:val="0"/>
                                                  <w:divBdr>
                                                    <w:top w:val="none" w:sz="0" w:space="0" w:color="auto"/>
                                                    <w:left w:val="none" w:sz="0" w:space="0" w:color="auto"/>
                                                    <w:bottom w:val="none" w:sz="0" w:space="0" w:color="auto"/>
                                                    <w:right w:val="none" w:sz="0" w:space="0" w:color="auto"/>
                                                  </w:divBdr>
                                                  <w:divsChild>
                                                    <w:div w:id="697003805">
                                                      <w:marLeft w:val="0"/>
                                                      <w:marRight w:val="0"/>
                                                      <w:marTop w:val="0"/>
                                                      <w:marBottom w:val="0"/>
                                                      <w:divBdr>
                                                        <w:top w:val="none" w:sz="0" w:space="0" w:color="auto"/>
                                                        <w:left w:val="none" w:sz="0" w:space="0" w:color="auto"/>
                                                        <w:bottom w:val="none" w:sz="0" w:space="0" w:color="auto"/>
                                                        <w:right w:val="none" w:sz="0" w:space="0" w:color="auto"/>
                                                      </w:divBdr>
                                                    </w:div>
                                                    <w:div w:id="1244988566">
                                                      <w:marLeft w:val="180"/>
                                                      <w:marRight w:val="0"/>
                                                      <w:marTop w:val="0"/>
                                                      <w:marBottom w:val="0"/>
                                                      <w:divBdr>
                                                        <w:top w:val="none" w:sz="0" w:space="0" w:color="auto"/>
                                                        <w:left w:val="none" w:sz="0" w:space="0" w:color="auto"/>
                                                        <w:bottom w:val="none" w:sz="0" w:space="0" w:color="auto"/>
                                                        <w:right w:val="none" w:sz="0" w:space="0" w:color="auto"/>
                                                      </w:divBdr>
                                                    </w:div>
                                                    <w:div w:id="18976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346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08965791">
                              <w:marLeft w:val="0"/>
                              <w:marRight w:val="0"/>
                              <w:marTop w:val="0"/>
                              <w:marBottom w:val="0"/>
                              <w:divBdr>
                                <w:top w:val="single" w:sz="6" w:space="0" w:color="E1E8ED"/>
                                <w:left w:val="single" w:sz="6" w:space="0" w:color="E1E8ED"/>
                                <w:bottom w:val="single" w:sz="6" w:space="0" w:color="E1E8ED"/>
                                <w:right w:val="single" w:sz="6" w:space="0" w:color="E1E8ED"/>
                              </w:divBdr>
                              <w:divsChild>
                                <w:div w:id="1109081874">
                                  <w:marLeft w:val="0"/>
                                  <w:marRight w:val="0"/>
                                  <w:marTop w:val="0"/>
                                  <w:marBottom w:val="0"/>
                                  <w:divBdr>
                                    <w:top w:val="none" w:sz="0" w:space="0" w:color="auto"/>
                                    <w:left w:val="none" w:sz="0" w:space="0" w:color="auto"/>
                                    <w:bottom w:val="none" w:sz="0" w:space="0" w:color="auto"/>
                                    <w:right w:val="none" w:sz="0" w:space="0" w:color="auto"/>
                                  </w:divBdr>
                                  <w:divsChild>
                                    <w:div w:id="1121652891">
                                      <w:marLeft w:val="0"/>
                                      <w:marRight w:val="0"/>
                                      <w:marTop w:val="0"/>
                                      <w:marBottom w:val="0"/>
                                      <w:divBdr>
                                        <w:top w:val="none" w:sz="0" w:space="0" w:color="auto"/>
                                        <w:left w:val="none" w:sz="0" w:space="0" w:color="auto"/>
                                        <w:bottom w:val="none" w:sz="0" w:space="0" w:color="auto"/>
                                        <w:right w:val="none" w:sz="0" w:space="0" w:color="auto"/>
                                      </w:divBdr>
                                      <w:divsChild>
                                        <w:div w:id="83573676">
                                          <w:blockQuote w:val="1"/>
                                          <w:marLeft w:val="0"/>
                                          <w:marRight w:val="0"/>
                                          <w:marTop w:val="0"/>
                                          <w:marBottom w:val="0"/>
                                          <w:divBdr>
                                            <w:top w:val="none" w:sz="0" w:space="0" w:color="auto"/>
                                            <w:left w:val="none" w:sz="0" w:space="0" w:color="auto"/>
                                            <w:bottom w:val="none" w:sz="0" w:space="0" w:color="auto"/>
                                            <w:right w:val="none" w:sz="0" w:space="0" w:color="auto"/>
                                          </w:divBdr>
                                          <w:divsChild>
                                            <w:div w:id="1513032982">
                                              <w:marLeft w:val="0"/>
                                              <w:marRight w:val="0"/>
                                              <w:marTop w:val="0"/>
                                              <w:marBottom w:val="0"/>
                                              <w:divBdr>
                                                <w:top w:val="none" w:sz="0" w:space="0" w:color="auto"/>
                                                <w:left w:val="none" w:sz="0" w:space="0" w:color="auto"/>
                                                <w:bottom w:val="none" w:sz="0" w:space="0" w:color="auto"/>
                                                <w:right w:val="none" w:sz="0" w:space="0" w:color="auto"/>
                                              </w:divBdr>
                                              <w:divsChild>
                                                <w:div w:id="1906605565">
                                                  <w:marLeft w:val="0"/>
                                                  <w:marRight w:val="0"/>
                                                  <w:marTop w:val="0"/>
                                                  <w:marBottom w:val="0"/>
                                                  <w:divBdr>
                                                    <w:top w:val="none" w:sz="0" w:space="0" w:color="auto"/>
                                                    <w:left w:val="none" w:sz="0" w:space="0" w:color="auto"/>
                                                    <w:bottom w:val="none" w:sz="0" w:space="0" w:color="auto"/>
                                                    <w:right w:val="none" w:sz="0" w:space="0" w:color="auto"/>
                                                  </w:divBdr>
                                                  <w:divsChild>
                                                    <w:div w:id="595600189">
                                                      <w:marLeft w:val="0"/>
                                                      <w:marRight w:val="0"/>
                                                      <w:marTop w:val="0"/>
                                                      <w:marBottom w:val="0"/>
                                                      <w:divBdr>
                                                        <w:top w:val="none" w:sz="0" w:space="0" w:color="auto"/>
                                                        <w:left w:val="none" w:sz="0" w:space="0" w:color="auto"/>
                                                        <w:bottom w:val="none" w:sz="0" w:space="0" w:color="auto"/>
                                                        <w:right w:val="none" w:sz="0" w:space="0" w:color="auto"/>
                                                      </w:divBdr>
                                                    </w:div>
                                                  </w:divsChild>
                                                </w:div>
                                                <w:div w:id="1970209591">
                                                  <w:marLeft w:val="0"/>
                                                  <w:marRight w:val="0"/>
                                                  <w:marTop w:val="0"/>
                                                  <w:marBottom w:val="0"/>
                                                  <w:divBdr>
                                                    <w:top w:val="none" w:sz="0" w:space="0" w:color="auto"/>
                                                    <w:left w:val="none" w:sz="0" w:space="0" w:color="auto"/>
                                                    <w:bottom w:val="none" w:sz="0" w:space="0" w:color="auto"/>
                                                    <w:right w:val="none" w:sz="0" w:space="0" w:color="auto"/>
                                                  </w:divBdr>
                                                </w:div>
                                              </w:divsChild>
                                            </w:div>
                                            <w:div w:id="1471903682">
                                              <w:marLeft w:val="0"/>
                                              <w:marRight w:val="0"/>
                                              <w:marTop w:val="195"/>
                                              <w:marBottom w:val="0"/>
                                              <w:divBdr>
                                                <w:top w:val="none" w:sz="0" w:space="0" w:color="auto"/>
                                                <w:left w:val="none" w:sz="0" w:space="0" w:color="auto"/>
                                                <w:bottom w:val="none" w:sz="0" w:space="0" w:color="auto"/>
                                                <w:right w:val="none" w:sz="0" w:space="0" w:color="auto"/>
                                              </w:divBdr>
                                              <w:divsChild>
                                                <w:div w:id="1939024706">
                                                  <w:marLeft w:val="0"/>
                                                  <w:marRight w:val="0"/>
                                                  <w:marTop w:val="156"/>
                                                  <w:marBottom w:val="0"/>
                                                  <w:divBdr>
                                                    <w:top w:val="none" w:sz="0" w:space="0" w:color="auto"/>
                                                    <w:left w:val="none" w:sz="0" w:space="0" w:color="auto"/>
                                                    <w:bottom w:val="none" w:sz="0" w:space="0" w:color="auto"/>
                                                    <w:right w:val="none" w:sz="0" w:space="0" w:color="auto"/>
                                                  </w:divBdr>
                                                  <w:divsChild>
                                                    <w:div w:id="493953259">
                                                      <w:marLeft w:val="0"/>
                                                      <w:marRight w:val="0"/>
                                                      <w:marTop w:val="0"/>
                                                      <w:marBottom w:val="0"/>
                                                      <w:divBdr>
                                                        <w:top w:val="none" w:sz="0" w:space="0" w:color="auto"/>
                                                        <w:left w:val="none" w:sz="0" w:space="0" w:color="auto"/>
                                                        <w:bottom w:val="none" w:sz="0" w:space="0" w:color="auto"/>
                                                        <w:right w:val="none" w:sz="0" w:space="0" w:color="auto"/>
                                                      </w:divBdr>
                                                      <w:divsChild>
                                                        <w:div w:id="409159339">
                                                          <w:marLeft w:val="0"/>
                                                          <w:marRight w:val="0"/>
                                                          <w:marTop w:val="0"/>
                                                          <w:marBottom w:val="0"/>
                                                          <w:divBdr>
                                                            <w:top w:val="none" w:sz="0" w:space="0" w:color="auto"/>
                                                            <w:left w:val="none" w:sz="0" w:space="0" w:color="auto"/>
                                                            <w:bottom w:val="none" w:sz="0" w:space="0" w:color="auto"/>
                                                            <w:right w:val="none" w:sz="0" w:space="0" w:color="auto"/>
                                                          </w:divBdr>
                                                          <w:divsChild>
                                                            <w:div w:id="369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6899">
                                                  <w:marLeft w:val="0"/>
                                                  <w:marRight w:val="0"/>
                                                  <w:marTop w:val="156"/>
                                                  <w:marBottom w:val="0"/>
                                                  <w:divBdr>
                                                    <w:top w:val="none" w:sz="0" w:space="0" w:color="auto"/>
                                                    <w:left w:val="none" w:sz="0" w:space="0" w:color="auto"/>
                                                    <w:bottom w:val="none" w:sz="0" w:space="0" w:color="auto"/>
                                                    <w:right w:val="none" w:sz="0" w:space="0" w:color="auto"/>
                                                  </w:divBdr>
                                                  <w:divsChild>
                                                    <w:div w:id="1970622389">
                                                      <w:marLeft w:val="0"/>
                                                      <w:marRight w:val="0"/>
                                                      <w:marTop w:val="0"/>
                                                      <w:marBottom w:val="0"/>
                                                      <w:divBdr>
                                                        <w:top w:val="none" w:sz="0" w:space="0" w:color="auto"/>
                                                        <w:left w:val="none" w:sz="0" w:space="0" w:color="auto"/>
                                                        <w:bottom w:val="none" w:sz="0" w:space="0" w:color="auto"/>
                                                        <w:right w:val="none" w:sz="0" w:space="0" w:color="auto"/>
                                                      </w:divBdr>
                                                    </w:div>
                                                    <w:div w:id="1729642285">
                                                      <w:marLeft w:val="180"/>
                                                      <w:marRight w:val="0"/>
                                                      <w:marTop w:val="0"/>
                                                      <w:marBottom w:val="0"/>
                                                      <w:divBdr>
                                                        <w:top w:val="none" w:sz="0" w:space="0" w:color="auto"/>
                                                        <w:left w:val="none" w:sz="0" w:space="0" w:color="auto"/>
                                                        <w:bottom w:val="none" w:sz="0" w:space="0" w:color="auto"/>
                                                        <w:right w:val="none" w:sz="0" w:space="0" w:color="auto"/>
                                                      </w:divBdr>
                                                    </w:div>
                                                    <w:div w:id="9584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73335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42283787">
                              <w:marLeft w:val="0"/>
                              <w:marRight w:val="0"/>
                              <w:marTop w:val="0"/>
                              <w:marBottom w:val="0"/>
                              <w:divBdr>
                                <w:top w:val="single" w:sz="6" w:space="0" w:color="E1E8ED"/>
                                <w:left w:val="single" w:sz="6" w:space="0" w:color="E1E8ED"/>
                                <w:bottom w:val="single" w:sz="6" w:space="0" w:color="E1E8ED"/>
                                <w:right w:val="single" w:sz="6" w:space="0" w:color="E1E8ED"/>
                              </w:divBdr>
                              <w:divsChild>
                                <w:div w:id="1744989891">
                                  <w:marLeft w:val="0"/>
                                  <w:marRight w:val="0"/>
                                  <w:marTop w:val="0"/>
                                  <w:marBottom w:val="0"/>
                                  <w:divBdr>
                                    <w:top w:val="none" w:sz="0" w:space="0" w:color="auto"/>
                                    <w:left w:val="none" w:sz="0" w:space="0" w:color="auto"/>
                                    <w:bottom w:val="none" w:sz="0" w:space="0" w:color="auto"/>
                                    <w:right w:val="none" w:sz="0" w:space="0" w:color="auto"/>
                                  </w:divBdr>
                                  <w:divsChild>
                                    <w:div w:id="1964997260">
                                      <w:marLeft w:val="0"/>
                                      <w:marRight w:val="0"/>
                                      <w:marTop w:val="0"/>
                                      <w:marBottom w:val="0"/>
                                      <w:divBdr>
                                        <w:top w:val="none" w:sz="0" w:space="0" w:color="auto"/>
                                        <w:left w:val="none" w:sz="0" w:space="0" w:color="auto"/>
                                        <w:bottom w:val="none" w:sz="0" w:space="0" w:color="auto"/>
                                        <w:right w:val="none" w:sz="0" w:space="0" w:color="auto"/>
                                      </w:divBdr>
                                      <w:divsChild>
                                        <w:div w:id="1266888417">
                                          <w:blockQuote w:val="1"/>
                                          <w:marLeft w:val="0"/>
                                          <w:marRight w:val="0"/>
                                          <w:marTop w:val="0"/>
                                          <w:marBottom w:val="0"/>
                                          <w:divBdr>
                                            <w:top w:val="none" w:sz="0" w:space="0" w:color="auto"/>
                                            <w:left w:val="none" w:sz="0" w:space="0" w:color="auto"/>
                                            <w:bottom w:val="none" w:sz="0" w:space="0" w:color="auto"/>
                                            <w:right w:val="none" w:sz="0" w:space="0" w:color="auto"/>
                                          </w:divBdr>
                                          <w:divsChild>
                                            <w:div w:id="832456729">
                                              <w:marLeft w:val="0"/>
                                              <w:marRight w:val="0"/>
                                              <w:marTop w:val="0"/>
                                              <w:marBottom w:val="0"/>
                                              <w:divBdr>
                                                <w:top w:val="none" w:sz="0" w:space="0" w:color="auto"/>
                                                <w:left w:val="none" w:sz="0" w:space="0" w:color="auto"/>
                                                <w:bottom w:val="none" w:sz="0" w:space="0" w:color="auto"/>
                                                <w:right w:val="none" w:sz="0" w:space="0" w:color="auto"/>
                                              </w:divBdr>
                                              <w:divsChild>
                                                <w:div w:id="375862616">
                                                  <w:marLeft w:val="0"/>
                                                  <w:marRight w:val="0"/>
                                                  <w:marTop w:val="0"/>
                                                  <w:marBottom w:val="0"/>
                                                  <w:divBdr>
                                                    <w:top w:val="none" w:sz="0" w:space="0" w:color="auto"/>
                                                    <w:left w:val="none" w:sz="0" w:space="0" w:color="auto"/>
                                                    <w:bottom w:val="none" w:sz="0" w:space="0" w:color="auto"/>
                                                    <w:right w:val="none" w:sz="0" w:space="0" w:color="auto"/>
                                                  </w:divBdr>
                                                  <w:divsChild>
                                                    <w:div w:id="1918393598">
                                                      <w:marLeft w:val="0"/>
                                                      <w:marRight w:val="0"/>
                                                      <w:marTop w:val="0"/>
                                                      <w:marBottom w:val="0"/>
                                                      <w:divBdr>
                                                        <w:top w:val="none" w:sz="0" w:space="0" w:color="auto"/>
                                                        <w:left w:val="none" w:sz="0" w:space="0" w:color="auto"/>
                                                        <w:bottom w:val="none" w:sz="0" w:space="0" w:color="auto"/>
                                                        <w:right w:val="none" w:sz="0" w:space="0" w:color="auto"/>
                                                      </w:divBdr>
                                                    </w:div>
                                                  </w:divsChild>
                                                </w:div>
                                                <w:div w:id="1040088965">
                                                  <w:marLeft w:val="0"/>
                                                  <w:marRight w:val="0"/>
                                                  <w:marTop w:val="0"/>
                                                  <w:marBottom w:val="0"/>
                                                  <w:divBdr>
                                                    <w:top w:val="none" w:sz="0" w:space="0" w:color="auto"/>
                                                    <w:left w:val="none" w:sz="0" w:space="0" w:color="auto"/>
                                                    <w:bottom w:val="none" w:sz="0" w:space="0" w:color="auto"/>
                                                    <w:right w:val="none" w:sz="0" w:space="0" w:color="auto"/>
                                                  </w:divBdr>
                                                </w:div>
                                              </w:divsChild>
                                            </w:div>
                                            <w:div w:id="544296237">
                                              <w:marLeft w:val="0"/>
                                              <w:marRight w:val="0"/>
                                              <w:marTop w:val="195"/>
                                              <w:marBottom w:val="0"/>
                                              <w:divBdr>
                                                <w:top w:val="none" w:sz="0" w:space="0" w:color="auto"/>
                                                <w:left w:val="none" w:sz="0" w:space="0" w:color="auto"/>
                                                <w:bottom w:val="none" w:sz="0" w:space="0" w:color="auto"/>
                                                <w:right w:val="none" w:sz="0" w:space="0" w:color="auto"/>
                                              </w:divBdr>
                                              <w:divsChild>
                                                <w:div w:id="1122960450">
                                                  <w:marLeft w:val="0"/>
                                                  <w:marRight w:val="0"/>
                                                  <w:marTop w:val="156"/>
                                                  <w:marBottom w:val="0"/>
                                                  <w:divBdr>
                                                    <w:top w:val="none" w:sz="0" w:space="0" w:color="auto"/>
                                                    <w:left w:val="none" w:sz="0" w:space="0" w:color="auto"/>
                                                    <w:bottom w:val="none" w:sz="0" w:space="0" w:color="auto"/>
                                                    <w:right w:val="none" w:sz="0" w:space="0" w:color="auto"/>
                                                  </w:divBdr>
                                                  <w:divsChild>
                                                    <w:div w:id="169832040">
                                                      <w:marLeft w:val="0"/>
                                                      <w:marRight w:val="0"/>
                                                      <w:marTop w:val="0"/>
                                                      <w:marBottom w:val="0"/>
                                                      <w:divBdr>
                                                        <w:top w:val="none" w:sz="0" w:space="0" w:color="auto"/>
                                                        <w:left w:val="none" w:sz="0" w:space="0" w:color="auto"/>
                                                        <w:bottom w:val="none" w:sz="0" w:space="0" w:color="auto"/>
                                                        <w:right w:val="none" w:sz="0" w:space="0" w:color="auto"/>
                                                      </w:divBdr>
                                                      <w:divsChild>
                                                        <w:div w:id="2134008669">
                                                          <w:marLeft w:val="0"/>
                                                          <w:marRight w:val="0"/>
                                                          <w:marTop w:val="0"/>
                                                          <w:marBottom w:val="0"/>
                                                          <w:divBdr>
                                                            <w:top w:val="none" w:sz="0" w:space="0" w:color="auto"/>
                                                            <w:left w:val="none" w:sz="0" w:space="0" w:color="auto"/>
                                                            <w:bottom w:val="none" w:sz="0" w:space="0" w:color="auto"/>
                                                            <w:right w:val="none" w:sz="0" w:space="0" w:color="auto"/>
                                                          </w:divBdr>
                                                          <w:divsChild>
                                                            <w:div w:id="1786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044">
                                                  <w:marLeft w:val="0"/>
                                                  <w:marRight w:val="0"/>
                                                  <w:marTop w:val="156"/>
                                                  <w:marBottom w:val="0"/>
                                                  <w:divBdr>
                                                    <w:top w:val="none" w:sz="0" w:space="0" w:color="auto"/>
                                                    <w:left w:val="none" w:sz="0" w:space="0" w:color="auto"/>
                                                    <w:bottom w:val="none" w:sz="0" w:space="0" w:color="auto"/>
                                                    <w:right w:val="none" w:sz="0" w:space="0" w:color="auto"/>
                                                  </w:divBdr>
                                                  <w:divsChild>
                                                    <w:div w:id="1251231755">
                                                      <w:marLeft w:val="0"/>
                                                      <w:marRight w:val="0"/>
                                                      <w:marTop w:val="0"/>
                                                      <w:marBottom w:val="0"/>
                                                      <w:divBdr>
                                                        <w:top w:val="none" w:sz="0" w:space="0" w:color="auto"/>
                                                        <w:left w:val="none" w:sz="0" w:space="0" w:color="auto"/>
                                                        <w:bottom w:val="none" w:sz="0" w:space="0" w:color="auto"/>
                                                        <w:right w:val="none" w:sz="0" w:space="0" w:color="auto"/>
                                                      </w:divBdr>
                                                    </w:div>
                                                    <w:div w:id="2078428738">
                                                      <w:marLeft w:val="180"/>
                                                      <w:marRight w:val="0"/>
                                                      <w:marTop w:val="0"/>
                                                      <w:marBottom w:val="0"/>
                                                      <w:divBdr>
                                                        <w:top w:val="none" w:sz="0" w:space="0" w:color="auto"/>
                                                        <w:left w:val="none" w:sz="0" w:space="0" w:color="auto"/>
                                                        <w:bottom w:val="none" w:sz="0" w:space="0" w:color="auto"/>
                                                        <w:right w:val="none" w:sz="0" w:space="0" w:color="auto"/>
                                                      </w:divBdr>
                                                    </w:div>
                                                    <w:div w:id="16832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2625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65560062">
                              <w:marLeft w:val="0"/>
                              <w:marRight w:val="0"/>
                              <w:marTop w:val="0"/>
                              <w:marBottom w:val="0"/>
                              <w:divBdr>
                                <w:top w:val="single" w:sz="6" w:space="0" w:color="E1E8ED"/>
                                <w:left w:val="single" w:sz="6" w:space="0" w:color="E1E8ED"/>
                                <w:bottom w:val="single" w:sz="6" w:space="0" w:color="E1E8ED"/>
                                <w:right w:val="single" w:sz="6" w:space="0" w:color="E1E8ED"/>
                              </w:divBdr>
                              <w:divsChild>
                                <w:div w:id="1865243286">
                                  <w:marLeft w:val="0"/>
                                  <w:marRight w:val="0"/>
                                  <w:marTop w:val="0"/>
                                  <w:marBottom w:val="0"/>
                                  <w:divBdr>
                                    <w:top w:val="none" w:sz="0" w:space="0" w:color="auto"/>
                                    <w:left w:val="none" w:sz="0" w:space="0" w:color="auto"/>
                                    <w:bottom w:val="none" w:sz="0" w:space="0" w:color="auto"/>
                                    <w:right w:val="none" w:sz="0" w:space="0" w:color="auto"/>
                                  </w:divBdr>
                                  <w:divsChild>
                                    <w:div w:id="944188700">
                                      <w:marLeft w:val="0"/>
                                      <w:marRight w:val="0"/>
                                      <w:marTop w:val="0"/>
                                      <w:marBottom w:val="0"/>
                                      <w:divBdr>
                                        <w:top w:val="none" w:sz="0" w:space="0" w:color="auto"/>
                                        <w:left w:val="none" w:sz="0" w:space="0" w:color="auto"/>
                                        <w:bottom w:val="none" w:sz="0" w:space="0" w:color="auto"/>
                                        <w:right w:val="none" w:sz="0" w:space="0" w:color="auto"/>
                                      </w:divBdr>
                                      <w:divsChild>
                                        <w:div w:id="1126659579">
                                          <w:blockQuote w:val="1"/>
                                          <w:marLeft w:val="0"/>
                                          <w:marRight w:val="0"/>
                                          <w:marTop w:val="0"/>
                                          <w:marBottom w:val="0"/>
                                          <w:divBdr>
                                            <w:top w:val="none" w:sz="0" w:space="0" w:color="auto"/>
                                            <w:left w:val="none" w:sz="0" w:space="0" w:color="auto"/>
                                            <w:bottom w:val="none" w:sz="0" w:space="0" w:color="auto"/>
                                            <w:right w:val="none" w:sz="0" w:space="0" w:color="auto"/>
                                          </w:divBdr>
                                          <w:divsChild>
                                            <w:div w:id="1378359151">
                                              <w:marLeft w:val="0"/>
                                              <w:marRight w:val="0"/>
                                              <w:marTop w:val="0"/>
                                              <w:marBottom w:val="0"/>
                                              <w:divBdr>
                                                <w:top w:val="none" w:sz="0" w:space="0" w:color="auto"/>
                                                <w:left w:val="none" w:sz="0" w:space="0" w:color="auto"/>
                                                <w:bottom w:val="none" w:sz="0" w:space="0" w:color="auto"/>
                                                <w:right w:val="none" w:sz="0" w:space="0" w:color="auto"/>
                                              </w:divBdr>
                                              <w:divsChild>
                                                <w:div w:id="1988900666">
                                                  <w:marLeft w:val="0"/>
                                                  <w:marRight w:val="0"/>
                                                  <w:marTop w:val="0"/>
                                                  <w:marBottom w:val="0"/>
                                                  <w:divBdr>
                                                    <w:top w:val="none" w:sz="0" w:space="0" w:color="auto"/>
                                                    <w:left w:val="none" w:sz="0" w:space="0" w:color="auto"/>
                                                    <w:bottom w:val="none" w:sz="0" w:space="0" w:color="auto"/>
                                                    <w:right w:val="none" w:sz="0" w:space="0" w:color="auto"/>
                                                  </w:divBdr>
                                                  <w:divsChild>
                                                    <w:div w:id="692615586">
                                                      <w:marLeft w:val="0"/>
                                                      <w:marRight w:val="0"/>
                                                      <w:marTop w:val="0"/>
                                                      <w:marBottom w:val="0"/>
                                                      <w:divBdr>
                                                        <w:top w:val="none" w:sz="0" w:space="0" w:color="auto"/>
                                                        <w:left w:val="none" w:sz="0" w:space="0" w:color="auto"/>
                                                        <w:bottom w:val="none" w:sz="0" w:space="0" w:color="auto"/>
                                                        <w:right w:val="none" w:sz="0" w:space="0" w:color="auto"/>
                                                      </w:divBdr>
                                                    </w:div>
                                                  </w:divsChild>
                                                </w:div>
                                                <w:div w:id="1525557953">
                                                  <w:marLeft w:val="0"/>
                                                  <w:marRight w:val="0"/>
                                                  <w:marTop w:val="0"/>
                                                  <w:marBottom w:val="0"/>
                                                  <w:divBdr>
                                                    <w:top w:val="none" w:sz="0" w:space="0" w:color="auto"/>
                                                    <w:left w:val="none" w:sz="0" w:space="0" w:color="auto"/>
                                                    <w:bottom w:val="none" w:sz="0" w:space="0" w:color="auto"/>
                                                    <w:right w:val="none" w:sz="0" w:space="0" w:color="auto"/>
                                                  </w:divBdr>
                                                </w:div>
                                              </w:divsChild>
                                            </w:div>
                                            <w:div w:id="926109329">
                                              <w:marLeft w:val="0"/>
                                              <w:marRight w:val="0"/>
                                              <w:marTop w:val="195"/>
                                              <w:marBottom w:val="0"/>
                                              <w:divBdr>
                                                <w:top w:val="none" w:sz="0" w:space="0" w:color="auto"/>
                                                <w:left w:val="none" w:sz="0" w:space="0" w:color="auto"/>
                                                <w:bottom w:val="none" w:sz="0" w:space="0" w:color="auto"/>
                                                <w:right w:val="none" w:sz="0" w:space="0" w:color="auto"/>
                                              </w:divBdr>
                                              <w:divsChild>
                                                <w:div w:id="712967722">
                                                  <w:marLeft w:val="0"/>
                                                  <w:marRight w:val="0"/>
                                                  <w:marTop w:val="156"/>
                                                  <w:marBottom w:val="0"/>
                                                  <w:divBdr>
                                                    <w:top w:val="none" w:sz="0" w:space="0" w:color="auto"/>
                                                    <w:left w:val="none" w:sz="0" w:space="0" w:color="auto"/>
                                                    <w:bottom w:val="none" w:sz="0" w:space="0" w:color="auto"/>
                                                    <w:right w:val="none" w:sz="0" w:space="0" w:color="auto"/>
                                                  </w:divBdr>
                                                  <w:divsChild>
                                                    <w:div w:id="258682814">
                                                      <w:marLeft w:val="0"/>
                                                      <w:marRight w:val="0"/>
                                                      <w:marTop w:val="0"/>
                                                      <w:marBottom w:val="0"/>
                                                      <w:divBdr>
                                                        <w:top w:val="none" w:sz="0" w:space="0" w:color="auto"/>
                                                        <w:left w:val="none" w:sz="0" w:space="0" w:color="auto"/>
                                                        <w:bottom w:val="none" w:sz="0" w:space="0" w:color="auto"/>
                                                        <w:right w:val="none" w:sz="0" w:space="0" w:color="auto"/>
                                                      </w:divBdr>
                                                      <w:divsChild>
                                                        <w:div w:id="738989628">
                                                          <w:marLeft w:val="0"/>
                                                          <w:marRight w:val="0"/>
                                                          <w:marTop w:val="0"/>
                                                          <w:marBottom w:val="0"/>
                                                          <w:divBdr>
                                                            <w:top w:val="none" w:sz="0" w:space="0" w:color="auto"/>
                                                            <w:left w:val="none" w:sz="0" w:space="0" w:color="auto"/>
                                                            <w:bottom w:val="none" w:sz="0" w:space="0" w:color="auto"/>
                                                            <w:right w:val="none" w:sz="0" w:space="0" w:color="auto"/>
                                                          </w:divBdr>
                                                          <w:divsChild>
                                                            <w:div w:id="317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4165">
                                                  <w:marLeft w:val="0"/>
                                                  <w:marRight w:val="0"/>
                                                  <w:marTop w:val="156"/>
                                                  <w:marBottom w:val="0"/>
                                                  <w:divBdr>
                                                    <w:top w:val="none" w:sz="0" w:space="0" w:color="auto"/>
                                                    <w:left w:val="none" w:sz="0" w:space="0" w:color="auto"/>
                                                    <w:bottom w:val="none" w:sz="0" w:space="0" w:color="auto"/>
                                                    <w:right w:val="none" w:sz="0" w:space="0" w:color="auto"/>
                                                  </w:divBdr>
                                                  <w:divsChild>
                                                    <w:div w:id="60301359">
                                                      <w:marLeft w:val="0"/>
                                                      <w:marRight w:val="0"/>
                                                      <w:marTop w:val="0"/>
                                                      <w:marBottom w:val="0"/>
                                                      <w:divBdr>
                                                        <w:top w:val="none" w:sz="0" w:space="0" w:color="auto"/>
                                                        <w:left w:val="none" w:sz="0" w:space="0" w:color="auto"/>
                                                        <w:bottom w:val="none" w:sz="0" w:space="0" w:color="auto"/>
                                                        <w:right w:val="none" w:sz="0" w:space="0" w:color="auto"/>
                                                      </w:divBdr>
                                                    </w:div>
                                                    <w:div w:id="760174775">
                                                      <w:marLeft w:val="180"/>
                                                      <w:marRight w:val="0"/>
                                                      <w:marTop w:val="0"/>
                                                      <w:marBottom w:val="0"/>
                                                      <w:divBdr>
                                                        <w:top w:val="none" w:sz="0" w:space="0" w:color="auto"/>
                                                        <w:left w:val="none" w:sz="0" w:space="0" w:color="auto"/>
                                                        <w:bottom w:val="none" w:sz="0" w:space="0" w:color="auto"/>
                                                        <w:right w:val="none" w:sz="0" w:space="0" w:color="auto"/>
                                                      </w:divBdr>
                                                    </w:div>
                                                    <w:div w:id="20480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108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80379961">
                              <w:marLeft w:val="0"/>
                              <w:marRight w:val="0"/>
                              <w:marTop w:val="0"/>
                              <w:marBottom w:val="300"/>
                              <w:divBdr>
                                <w:top w:val="none" w:sz="0" w:space="0" w:color="auto"/>
                                <w:left w:val="none" w:sz="0" w:space="0" w:color="auto"/>
                                <w:bottom w:val="none" w:sz="0" w:space="0" w:color="auto"/>
                                <w:right w:val="none" w:sz="0" w:space="0" w:color="auto"/>
                              </w:divBdr>
                            </w:div>
                            <w:div w:id="1423452473">
                              <w:marLeft w:val="0"/>
                              <w:marRight w:val="0"/>
                              <w:marTop w:val="0"/>
                              <w:marBottom w:val="0"/>
                              <w:divBdr>
                                <w:top w:val="single" w:sz="6" w:space="0" w:color="E1E8ED"/>
                                <w:left w:val="single" w:sz="6" w:space="0" w:color="E1E8ED"/>
                                <w:bottom w:val="single" w:sz="6" w:space="0" w:color="E1E8ED"/>
                                <w:right w:val="single" w:sz="6" w:space="0" w:color="E1E8ED"/>
                              </w:divBdr>
                              <w:divsChild>
                                <w:div w:id="1657758706">
                                  <w:marLeft w:val="0"/>
                                  <w:marRight w:val="0"/>
                                  <w:marTop w:val="0"/>
                                  <w:marBottom w:val="0"/>
                                  <w:divBdr>
                                    <w:top w:val="none" w:sz="0" w:space="0" w:color="auto"/>
                                    <w:left w:val="none" w:sz="0" w:space="0" w:color="auto"/>
                                    <w:bottom w:val="none" w:sz="0" w:space="0" w:color="auto"/>
                                    <w:right w:val="none" w:sz="0" w:space="0" w:color="auto"/>
                                  </w:divBdr>
                                  <w:divsChild>
                                    <w:div w:id="734932543">
                                      <w:marLeft w:val="0"/>
                                      <w:marRight w:val="0"/>
                                      <w:marTop w:val="0"/>
                                      <w:marBottom w:val="0"/>
                                      <w:divBdr>
                                        <w:top w:val="none" w:sz="0" w:space="0" w:color="auto"/>
                                        <w:left w:val="none" w:sz="0" w:space="0" w:color="auto"/>
                                        <w:bottom w:val="none" w:sz="0" w:space="0" w:color="auto"/>
                                        <w:right w:val="none" w:sz="0" w:space="0" w:color="auto"/>
                                      </w:divBdr>
                                      <w:divsChild>
                                        <w:div w:id="1272082518">
                                          <w:blockQuote w:val="1"/>
                                          <w:marLeft w:val="0"/>
                                          <w:marRight w:val="0"/>
                                          <w:marTop w:val="0"/>
                                          <w:marBottom w:val="0"/>
                                          <w:divBdr>
                                            <w:top w:val="none" w:sz="0" w:space="0" w:color="auto"/>
                                            <w:left w:val="none" w:sz="0" w:space="0" w:color="auto"/>
                                            <w:bottom w:val="none" w:sz="0" w:space="0" w:color="auto"/>
                                            <w:right w:val="none" w:sz="0" w:space="0" w:color="auto"/>
                                          </w:divBdr>
                                          <w:divsChild>
                                            <w:div w:id="960262984">
                                              <w:marLeft w:val="0"/>
                                              <w:marRight w:val="0"/>
                                              <w:marTop w:val="0"/>
                                              <w:marBottom w:val="0"/>
                                              <w:divBdr>
                                                <w:top w:val="none" w:sz="0" w:space="0" w:color="auto"/>
                                                <w:left w:val="none" w:sz="0" w:space="0" w:color="auto"/>
                                                <w:bottom w:val="none" w:sz="0" w:space="0" w:color="auto"/>
                                                <w:right w:val="none" w:sz="0" w:space="0" w:color="auto"/>
                                              </w:divBdr>
                                              <w:divsChild>
                                                <w:div w:id="316346128">
                                                  <w:marLeft w:val="0"/>
                                                  <w:marRight w:val="0"/>
                                                  <w:marTop w:val="0"/>
                                                  <w:marBottom w:val="0"/>
                                                  <w:divBdr>
                                                    <w:top w:val="none" w:sz="0" w:space="0" w:color="auto"/>
                                                    <w:left w:val="none" w:sz="0" w:space="0" w:color="auto"/>
                                                    <w:bottom w:val="none" w:sz="0" w:space="0" w:color="auto"/>
                                                    <w:right w:val="none" w:sz="0" w:space="0" w:color="auto"/>
                                                  </w:divBdr>
                                                  <w:divsChild>
                                                    <w:div w:id="254871927">
                                                      <w:marLeft w:val="0"/>
                                                      <w:marRight w:val="0"/>
                                                      <w:marTop w:val="0"/>
                                                      <w:marBottom w:val="0"/>
                                                      <w:divBdr>
                                                        <w:top w:val="none" w:sz="0" w:space="0" w:color="auto"/>
                                                        <w:left w:val="none" w:sz="0" w:space="0" w:color="auto"/>
                                                        <w:bottom w:val="none" w:sz="0" w:space="0" w:color="auto"/>
                                                        <w:right w:val="none" w:sz="0" w:space="0" w:color="auto"/>
                                                      </w:divBdr>
                                                    </w:div>
                                                  </w:divsChild>
                                                </w:div>
                                                <w:div w:id="946739740">
                                                  <w:marLeft w:val="0"/>
                                                  <w:marRight w:val="0"/>
                                                  <w:marTop w:val="0"/>
                                                  <w:marBottom w:val="0"/>
                                                  <w:divBdr>
                                                    <w:top w:val="none" w:sz="0" w:space="0" w:color="auto"/>
                                                    <w:left w:val="none" w:sz="0" w:space="0" w:color="auto"/>
                                                    <w:bottom w:val="none" w:sz="0" w:space="0" w:color="auto"/>
                                                    <w:right w:val="none" w:sz="0" w:space="0" w:color="auto"/>
                                                  </w:divBdr>
                                                </w:div>
                                              </w:divsChild>
                                            </w:div>
                                            <w:div w:id="364334594">
                                              <w:marLeft w:val="0"/>
                                              <w:marRight w:val="0"/>
                                              <w:marTop w:val="195"/>
                                              <w:marBottom w:val="0"/>
                                              <w:divBdr>
                                                <w:top w:val="none" w:sz="0" w:space="0" w:color="auto"/>
                                                <w:left w:val="none" w:sz="0" w:space="0" w:color="auto"/>
                                                <w:bottom w:val="none" w:sz="0" w:space="0" w:color="auto"/>
                                                <w:right w:val="none" w:sz="0" w:space="0" w:color="auto"/>
                                              </w:divBdr>
                                              <w:divsChild>
                                                <w:div w:id="983509999">
                                                  <w:marLeft w:val="0"/>
                                                  <w:marRight w:val="0"/>
                                                  <w:marTop w:val="156"/>
                                                  <w:marBottom w:val="0"/>
                                                  <w:divBdr>
                                                    <w:top w:val="none" w:sz="0" w:space="0" w:color="auto"/>
                                                    <w:left w:val="none" w:sz="0" w:space="0" w:color="auto"/>
                                                    <w:bottom w:val="none" w:sz="0" w:space="0" w:color="auto"/>
                                                    <w:right w:val="none" w:sz="0" w:space="0" w:color="auto"/>
                                                  </w:divBdr>
                                                  <w:divsChild>
                                                    <w:div w:id="515197251">
                                                      <w:marLeft w:val="0"/>
                                                      <w:marRight w:val="0"/>
                                                      <w:marTop w:val="0"/>
                                                      <w:marBottom w:val="0"/>
                                                      <w:divBdr>
                                                        <w:top w:val="none" w:sz="0" w:space="0" w:color="auto"/>
                                                        <w:left w:val="none" w:sz="0" w:space="0" w:color="auto"/>
                                                        <w:bottom w:val="none" w:sz="0" w:space="0" w:color="auto"/>
                                                        <w:right w:val="none" w:sz="0" w:space="0" w:color="auto"/>
                                                      </w:divBdr>
                                                      <w:divsChild>
                                                        <w:div w:id="1688870484">
                                                          <w:marLeft w:val="0"/>
                                                          <w:marRight w:val="0"/>
                                                          <w:marTop w:val="0"/>
                                                          <w:marBottom w:val="0"/>
                                                          <w:divBdr>
                                                            <w:top w:val="none" w:sz="0" w:space="0" w:color="auto"/>
                                                            <w:left w:val="none" w:sz="0" w:space="0" w:color="auto"/>
                                                            <w:bottom w:val="none" w:sz="0" w:space="0" w:color="auto"/>
                                                            <w:right w:val="none" w:sz="0" w:space="0" w:color="auto"/>
                                                          </w:divBdr>
                                                          <w:divsChild>
                                                            <w:div w:id="19914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030887">
                                                  <w:marLeft w:val="0"/>
                                                  <w:marRight w:val="0"/>
                                                  <w:marTop w:val="156"/>
                                                  <w:marBottom w:val="0"/>
                                                  <w:divBdr>
                                                    <w:top w:val="none" w:sz="0" w:space="0" w:color="auto"/>
                                                    <w:left w:val="none" w:sz="0" w:space="0" w:color="auto"/>
                                                    <w:bottom w:val="none" w:sz="0" w:space="0" w:color="auto"/>
                                                    <w:right w:val="none" w:sz="0" w:space="0" w:color="auto"/>
                                                  </w:divBdr>
                                                  <w:divsChild>
                                                    <w:div w:id="1678072696">
                                                      <w:marLeft w:val="0"/>
                                                      <w:marRight w:val="0"/>
                                                      <w:marTop w:val="0"/>
                                                      <w:marBottom w:val="0"/>
                                                      <w:divBdr>
                                                        <w:top w:val="none" w:sz="0" w:space="0" w:color="auto"/>
                                                        <w:left w:val="none" w:sz="0" w:space="0" w:color="auto"/>
                                                        <w:bottom w:val="none" w:sz="0" w:space="0" w:color="auto"/>
                                                        <w:right w:val="none" w:sz="0" w:space="0" w:color="auto"/>
                                                      </w:divBdr>
                                                    </w:div>
                                                    <w:div w:id="767891856">
                                                      <w:marLeft w:val="180"/>
                                                      <w:marRight w:val="0"/>
                                                      <w:marTop w:val="0"/>
                                                      <w:marBottom w:val="0"/>
                                                      <w:divBdr>
                                                        <w:top w:val="none" w:sz="0" w:space="0" w:color="auto"/>
                                                        <w:left w:val="none" w:sz="0" w:space="0" w:color="auto"/>
                                                        <w:bottom w:val="none" w:sz="0" w:space="0" w:color="auto"/>
                                                        <w:right w:val="none" w:sz="0" w:space="0" w:color="auto"/>
                                                      </w:divBdr>
                                                    </w:div>
                                                    <w:div w:id="9734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4344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61933048">
                              <w:marLeft w:val="0"/>
                              <w:marRight w:val="0"/>
                              <w:marTop w:val="0"/>
                              <w:marBottom w:val="0"/>
                              <w:divBdr>
                                <w:top w:val="single" w:sz="6" w:space="0" w:color="E1E8ED"/>
                                <w:left w:val="single" w:sz="6" w:space="0" w:color="E1E8ED"/>
                                <w:bottom w:val="single" w:sz="6" w:space="0" w:color="E1E8ED"/>
                                <w:right w:val="single" w:sz="6" w:space="0" w:color="E1E8ED"/>
                              </w:divBdr>
                              <w:divsChild>
                                <w:div w:id="1572274545">
                                  <w:marLeft w:val="0"/>
                                  <w:marRight w:val="0"/>
                                  <w:marTop w:val="0"/>
                                  <w:marBottom w:val="0"/>
                                  <w:divBdr>
                                    <w:top w:val="none" w:sz="0" w:space="0" w:color="auto"/>
                                    <w:left w:val="none" w:sz="0" w:space="0" w:color="auto"/>
                                    <w:bottom w:val="none" w:sz="0" w:space="0" w:color="auto"/>
                                    <w:right w:val="none" w:sz="0" w:space="0" w:color="auto"/>
                                  </w:divBdr>
                                  <w:divsChild>
                                    <w:div w:id="1357199633">
                                      <w:marLeft w:val="0"/>
                                      <w:marRight w:val="0"/>
                                      <w:marTop w:val="0"/>
                                      <w:marBottom w:val="0"/>
                                      <w:divBdr>
                                        <w:top w:val="none" w:sz="0" w:space="0" w:color="auto"/>
                                        <w:left w:val="none" w:sz="0" w:space="0" w:color="auto"/>
                                        <w:bottom w:val="none" w:sz="0" w:space="0" w:color="auto"/>
                                        <w:right w:val="none" w:sz="0" w:space="0" w:color="auto"/>
                                      </w:divBdr>
                                      <w:divsChild>
                                        <w:div w:id="1760983134">
                                          <w:blockQuote w:val="1"/>
                                          <w:marLeft w:val="0"/>
                                          <w:marRight w:val="0"/>
                                          <w:marTop w:val="0"/>
                                          <w:marBottom w:val="0"/>
                                          <w:divBdr>
                                            <w:top w:val="none" w:sz="0" w:space="0" w:color="auto"/>
                                            <w:left w:val="none" w:sz="0" w:space="0" w:color="auto"/>
                                            <w:bottom w:val="none" w:sz="0" w:space="0" w:color="auto"/>
                                            <w:right w:val="none" w:sz="0" w:space="0" w:color="auto"/>
                                          </w:divBdr>
                                          <w:divsChild>
                                            <w:div w:id="1703507479">
                                              <w:marLeft w:val="0"/>
                                              <w:marRight w:val="0"/>
                                              <w:marTop w:val="0"/>
                                              <w:marBottom w:val="0"/>
                                              <w:divBdr>
                                                <w:top w:val="none" w:sz="0" w:space="0" w:color="auto"/>
                                                <w:left w:val="none" w:sz="0" w:space="0" w:color="auto"/>
                                                <w:bottom w:val="none" w:sz="0" w:space="0" w:color="auto"/>
                                                <w:right w:val="none" w:sz="0" w:space="0" w:color="auto"/>
                                              </w:divBdr>
                                              <w:divsChild>
                                                <w:div w:id="721564789">
                                                  <w:marLeft w:val="0"/>
                                                  <w:marRight w:val="0"/>
                                                  <w:marTop w:val="0"/>
                                                  <w:marBottom w:val="0"/>
                                                  <w:divBdr>
                                                    <w:top w:val="none" w:sz="0" w:space="0" w:color="auto"/>
                                                    <w:left w:val="none" w:sz="0" w:space="0" w:color="auto"/>
                                                    <w:bottom w:val="none" w:sz="0" w:space="0" w:color="auto"/>
                                                    <w:right w:val="none" w:sz="0" w:space="0" w:color="auto"/>
                                                  </w:divBdr>
                                                  <w:divsChild>
                                                    <w:div w:id="1594972541">
                                                      <w:marLeft w:val="0"/>
                                                      <w:marRight w:val="0"/>
                                                      <w:marTop w:val="0"/>
                                                      <w:marBottom w:val="0"/>
                                                      <w:divBdr>
                                                        <w:top w:val="none" w:sz="0" w:space="0" w:color="auto"/>
                                                        <w:left w:val="none" w:sz="0" w:space="0" w:color="auto"/>
                                                        <w:bottom w:val="none" w:sz="0" w:space="0" w:color="auto"/>
                                                        <w:right w:val="none" w:sz="0" w:space="0" w:color="auto"/>
                                                      </w:divBdr>
                                                    </w:div>
                                                  </w:divsChild>
                                                </w:div>
                                                <w:div w:id="1782794925">
                                                  <w:marLeft w:val="0"/>
                                                  <w:marRight w:val="0"/>
                                                  <w:marTop w:val="0"/>
                                                  <w:marBottom w:val="0"/>
                                                  <w:divBdr>
                                                    <w:top w:val="none" w:sz="0" w:space="0" w:color="auto"/>
                                                    <w:left w:val="none" w:sz="0" w:space="0" w:color="auto"/>
                                                    <w:bottom w:val="none" w:sz="0" w:space="0" w:color="auto"/>
                                                    <w:right w:val="none" w:sz="0" w:space="0" w:color="auto"/>
                                                  </w:divBdr>
                                                </w:div>
                                              </w:divsChild>
                                            </w:div>
                                            <w:div w:id="618298743">
                                              <w:marLeft w:val="0"/>
                                              <w:marRight w:val="0"/>
                                              <w:marTop w:val="195"/>
                                              <w:marBottom w:val="0"/>
                                              <w:divBdr>
                                                <w:top w:val="none" w:sz="0" w:space="0" w:color="auto"/>
                                                <w:left w:val="none" w:sz="0" w:space="0" w:color="auto"/>
                                                <w:bottom w:val="none" w:sz="0" w:space="0" w:color="auto"/>
                                                <w:right w:val="none" w:sz="0" w:space="0" w:color="auto"/>
                                              </w:divBdr>
                                              <w:divsChild>
                                                <w:div w:id="1622296353">
                                                  <w:marLeft w:val="0"/>
                                                  <w:marRight w:val="0"/>
                                                  <w:marTop w:val="156"/>
                                                  <w:marBottom w:val="0"/>
                                                  <w:divBdr>
                                                    <w:top w:val="none" w:sz="0" w:space="0" w:color="auto"/>
                                                    <w:left w:val="none" w:sz="0" w:space="0" w:color="auto"/>
                                                    <w:bottom w:val="none" w:sz="0" w:space="0" w:color="auto"/>
                                                    <w:right w:val="none" w:sz="0" w:space="0" w:color="auto"/>
                                                  </w:divBdr>
                                                  <w:divsChild>
                                                    <w:div w:id="1764960765">
                                                      <w:marLeft w:val="0"/>
                                                      <w:marRight w:val="0"/>
                                                      <w:marTop w:val="0"/>
                                                      <w:marBottom w:val="0"/>
                                                      <w:divBdr>
                                                        <w:top w:val="none" w:sz="0" w:space="0" w:color="auto"/>
                                                        <w:left w:val="none" w:sz="0" w:space="0" w:color="auto"/>
                                                        <w:bottom w:val="none" w:sz="0" w:space="0" w:color="auto"/>
                                                        <w:right w:val="none" w:sz="0" w:space="0" w:color="auto"/>
                                                      </w:divBdr>
                                                      <w:divsChild>
                                                        <w:div w:id="1376537298">
                                                          <w:marLeft w:val="0"/>
                                                          <w:marRight w:val="0"/>
                                                          <w:marTop w:val="0"/>
                                                          <w:marBottom w:val="0"/>
                                                          <w:divBdr>
                                                            <w:top w:val="none" w:sz="0" w:space="0" w:color="auto"/>
                                                            <w:left w:val="none" w:sz="0" w:space="0" w:color="auto"/>
                                                            <w:bottom w:val="none" w:sz="0" w:space="0" w:color="auto"/>
                                                            <w:right w:val="none" w:sz="0" w:space="0" w:color="auto"/>
                                                          </w:divBdr>
                                                          <w:divsChild>
                                                            <w:div w:id="617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33507">
                                                  <w:marLeft w:val="0"/>
                                                  <w:marRight w:val="0"/>
                                                  <w:marTop w:val="156"/>
                                                  <w:marBottom w:val="0"/>
                                                  <w:divBdr>
                                                    <w:top w:val="none" w:sz="0" w:space="0" w:color="auto"/>
                                                    <w:left w:val="none" w:sz="0" w:space="0" w:color="auto"/>
                                                    <w:bottom w:val="none" w:sz="0" w:space="0" w:color="auto"/>
                                                    <w:right w:val="none" w:sz="0" w:space="0" w:color="auto"/>
                                                  </w:divBdr>
                                                  <w:divsChild>
                                                    <w:div w:id="1129548">
                                                      <w:marLeft w:val="0"/>
                                                      <w:marRight w:val="0"/>
                                                      <w:marTop w:val="0"/>
                                                      <w:marBottom w:val="0"/>
                                                      <w:divBdr>
                                                        <w:top w:val="none" w:sz="0" w:space="0" w:color="auto"/>
                                                        <w:left w:val="none" w:sz="0" w:space="0" w:color="auto"/>
                                                        <w:bottom w:val="none" w:sz="0" w:space="0" w:color="auto"/>
                                                        <w:right w:val="none" w:sz="0" w:space="0" w:color="auto"/>
                                                      </w:divBdr>
                                                    </w:div>
                                                    <w:div w:id="1221551879">
                                                      <w:marLeft w:val="180"/>
                                                      <w:marRight w:val="0"/>
                                                      <w:marTop w:val="0"/>
                                                      <w:marBottom w:val="0"/>
                                                      <w:divBdr>
                                                        <w:top w:val="none" w:sz="0" w:space="0" w:color="auto"/>
                                                        <w:left w:val="none" w:sz="0" w:space="0" w:color="auto"/>
                                                        <w:bottom w:val="none" w:sz="0" w:space="0" w:color="auto"/>
                                                        <w:right w:val="none" w:sz="0" w:space="0" w:color="auto"/>
                                                      </w:divBdr>
                                                    </w:div>
                                                    <w:div w:id="732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33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88225004">
                              <w:blockQuote w:val="1"/>
                              <w:marLeft w:val="300"/>
                              <w:marRight w:val="300"/>
                              <w:marTop w:val="300"/>
                              <w:marBottom w:val="150"/>
                              <w:divBdr>
                                <w:top w:val="none" w:sz="0" w:space="0" w:color="auto"/>
                                <w:left w:val="none" w:sz="0" w:space="0" w:color="auto"/>
                                <w:bottom w:val="none" w:sz="0" w:space="0" w:color="auto"/>
                                <w:right w:val="none" w:sz="0" w:space="0" w:color="auto"/>
                              </w:divBdr>
                            </w:div>
                            <w:div w:id="907149939">
                              <w:marLeft w:val="0"/>
                              <w:marRight w:val="0"/>
                              <w:marTop w:val="300"/>
                              <w:marBottom w:val="0"/>
                              <w:divBdr>
                                <w:top w:val="none" w:sz="0" w:space="0" w:color="auto"/>
                                <w:left w:val="none" w:sz="0" w:space="0" w:color="auto"/>
                                <w:bottom w:val="none" w:sz="0" w:space="0" w:color="auto"/>
                                <w:right w:val="none" w:sz="0" w:space="0" w:color="auto"/>
                              </w:divBdr>
                              <w:divsChild>
                                <w:div w:id="948127163">
                                  <w:marLeft w:val="0"/>
                                  <w:marRight w:val="0"/>
                                  <w:marTop w:val="75"/>
                                  <w:marBottom w:val="300"/>
                                  <w:divBdr>
                                    <w:top w:val="single" w:sz="36" w:space="18" w:color="EFEFEF"/>
                                    <w:left w:val="single" w:sz="36" w:space="18" w:color="EFEFEF"/>
                                    <w:bottom w:val="single" w:sz="36" w:space="18" w:color="EFEFEF"/>
                                    <w:right w:val="single" w:sz="36" w:space="18" w:color="EFEFEF"/>
                                  </w:divBdr>
                                </w:div>
                              </w:divsChild>
                            </w:div>
                            <w:div w:id="1956716146">
                              <w:marLeft w:val="0"/>
                              <w:marRight w:val="0"/>
                              <w:marTop w:val="0"/>
                              <w:marBottom w:val="0"/>
                              <w:divBdr>
                                <w:top w:val="none" w:sz="0" w:space="0" w:color="auto"/>
                                <w:left w:val="none" w:sz="0" w:space="0" w:color="auto"/>
                                <w:bottom w:val="none" w:sz="0" w:space="0" w:color="auto"/>
                                <w:right w:val="none" w:sz="0" w:space="0" w:color="auto"/>
                              </w:divBdr>
                              <w:divsChild>
                                <w:div w:id="4554470">
                                  <w:marLeft w:val="0"/>
                                  <w:marRight w:val="0"/>
                                  <w:marTop w:val="0"/>
                                  <w:marBottom w:val="240"/>
                                  <w:divBdr>
                                    <w:top w:val="none" w:sz="0" w:space="0" w:color="auto"/>
                                    <w:left w:val="none" w:sz="0" w:space="0" w:color="auto"/>
                                    <w:bottom w:val="none" w:sz="0" w:space="0" w:color="auto"/>
                                    <w:right w:val="none" w:sz="0" w:space="0" w:color="auto"/>
                                  </w:divBdr>
                                </w:div>
                                <w:div w:id="1333802244">
                                  <w:marLeft w:val="0"/>
                                  <w:marRight w:val="0"/>
                                  <w:marTop w:val="0"/>
                                  <w:marBottom w:val="0"/>
                                  <w:divBdr>
                                    <w:top w:val="none" w:sz="0" w:space="0" w:color="auto"/>
                                    <w:left w:val="none" w:sz="0" w:space="0" w:color="auto"/>
                                    <w:bottom w:val="none" w:sz="0" w:space="0" w:color="auto"/>
                                    <w:right w:val="none" w:sz="0" w:space="0" w:color="auto"/>
                                  </w:divBdr>
                                  <w:divsChild>
                                    <w:div w:id="938025658">
                                      <w:marLeft w:val="0"/>
                                      <w:marRight w:val="0"/>
                                      <w:marTop w:val="0"/>
                                      <w:marBottom w:val="0"/>
                                      <w:divBdr>
                                        <w:top w:val="none" w:sz="0" w:space="0" w:color="auto"/>
                                        <w:left w:val="none" w:sz="0" w:space="0" w:color="auto"/>
                                        <w:bottom w:val="none" w:sz="0" w:space="0" w:color="auto"/>
                                        <w:right w:val="none" w:sz="0" w:space="0" w:color="auto"/>
                                      </w:divBdr>
                                      <w:divsChild>
                                        <w:div w:id="2276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0402">
                          <w:marLeft w:val="0"/>
                          <w:marRight w:val="0"/>
                          <w:marTop w:val="0"/>
                          <w:marBottom w:val="0"/>
                          <w:divBdr>
                            <w:top w:val="none" w:sz="0" w:space="0" w:color="auto"/>
                            <w:left w:val="none" w:sz="0" w:space="0" w:color="auto"/>
                            <w:bottom w:val="none" w:sz="0" w:space="0" w:color="auto"/>
                            <w:right w:val="none" w:sz="0" w:space="0" w:color="auto"/>
                          </w:divBdr>
                          <w:divsChild>
                            <w:div w:id="1600287410">
                              <w:marLeft w:val="0"/>
                              <w:marRight w:val="0"/>
                              <w:marTop w:val="450"/>
                              <w:marBottom w:val="0"/>
                              <w:divBdr>
                                <w:top w:val="none" w:sz="0" w:space="0" w:color="auto"/>
                                <w:left w:val="none" w:sz="0" w:space="0" w:color="auto"/>
                                <w:bottom w:val="none" w:sz="0" w:space="0" w:color="auto"/>
                                <w:right w:val="none" w:sz="0" w:space="0" w:color="auto"/>
                              </w:divBdr>
                              <w:divsChild>
                                <w:div w:id="439641401">
                                  <w:marLeft w:val="0"/>
                                  <w:marRight w:val="0"/>
                                  <w:marTop w:val="0"/>
                                  <w:marBottom w:val="0"/>
                                  <w:divBdr>
                                    <w:top w:val="none" w:sz="0" w:space="0" w:color="auto"/>
                                    <w:left w:val="none" w:sz="0" w:space="0" w:color="auto"/>
                                    <w:bottom w:val="none" w:sz="0" w:space="0" w:color="auto"/>
                                    <w:right w:val="none" w:sz="0" w:space="0" w:color="auto"/>
                                  </w:divBdr>
                                  <w:divsChild>
                                    <w:div w:id="1903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1191">
                          <w:marLeft w:val="0"/>
                          <w:marRight w:val="0"/>
                          <w:marTop w:val="0"/>
                          <w:marBottom w:val="0"/>
                          <w:divBdr>
                            <w:top w:val="none" w:sz="0" w:space="0" w:color="auto"/>
                            <w:left w:val="none" w:sz="0" w:space="0" w:color="auto"/>
                            <w:bottom w:val="none" w:sz="0" w:space="0" w:color="auto"/>
                            <w:right w:val="none" w:sz="0" w:space="0" w:color="auto"/>
                          </w:divBdr>
                        </w:div>
                        <w:div w:id="8542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90504">
                  <w:marLeft w:val="0"/>
                  <w:marRight w:val="0"/>
                  <w:marTop w:val="0"/>
                  <w:marBottom w:val="0"/>
                  <w:divBdr>
                    <w:top w:val="none" w:sz="0" w:space="0" w:color="auto"/>
                    <w:left w:val="none" w:sz="0" w:space="0" w:color="auto"/>
                    <w:bottom w:val="none" w:sz="0" w:space="0" w:color="auto"/>
                    <w:right w:val="none" w:sz="0" w:space="0" w:color="auto"/>
                  </w:divBdr>
                  <w:divsChild>
                    <w:div w:id="366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4277">
              <w:marLeft w:val="0"/>
              <w:marRight w:val="0"/>
              <w:marTop w:val="0"/>
              <w:marBottom w:val="0"/>
              <w:divBdr>
                <w:top w:val="none" w:sz="0" w:space="0" w:color="auto"/>
                <w:left w:val="none" w:sz="0" w:space="0" w:color="auto"/>
                <w:bottom w:val="none" w:sz="0" w:space="0" w:color="auto"/>
                <w:right w:val="none" w:sz="0" w:space="0" w:color="auto"/>
              </w:divBdr>
              <w:divsChild>
                <w:div w:id="9631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781">
          <w:marLeft w:val="0"/>
          <w:marRight w:val="0"/>
          <w:marTop w:val="0"/>
          <w:marBottom w:val="0"/>
          <w:divBdr>
            <w:top w:val="single" w:sz="6" w:space="0" w:color="C8D7E1"/>
            <w:left w:val="single" w:sz="6" w:space="0" w:color="C8D7E1"/>
            <w:bottom w:val="single" w:sz="6" w:space="0" w:color="C8D7E1"/>
            <w:right w:val="single" w:sz="6" w:space="0" w:color="C8D7E1"/>
          </w:divBdr>
        </w:div>
      </w:divsChild>
    </w:div>
    <w:div w:id="1274442150">
      <w:bodyDiv w:val="1"/>
      <w:marLeft w:val="0"/>
      <w:marRight w:val="0"/>
      <w:marTop w:val="0"/>
      <w:marBottom w:val="0"/>
      <w:divBdr>
        <w:top w:val="none" w:sz="0" w:space="0" w:color="auto"/>
        <w:left w:val="none" w:sz="0" w:space="0" w:color="auto"/>
        <w:bottom w:val="none" w:sz="0" w:space="0" w:color="auto"/>
        <w:right w:val="none" w:sz="0" w:space="0" w:color="auto"/>
      </w:divBdr>
      <w:divsChild>
        <w:div w:id="1064570846">
          <w:marLeft w:val="0"/>
          <w:marRight w:val="0"/>
          <w:marTop w:val="0"/>
          <w:marBottom w:val="0"/>
          <w:divBdr>
            <w:top w:val="none" w:sz="0" w:space="0" w:color="auto"/>
            <w:left w:val="none" w:sz="0" w:space="0" w:color="auto"/>
            <w:bottom w:val="none" w:sz="0" w:space="0" w:color="auto"/>
            <w:right w:val="none" w:sz="0" w:space="0" w:color="auto"/>
          </w:divBdr>
        </w:div>
      </w:divsChild>
    </w:div>
    <w:div w:id="1316565318">
      <w:bodyDiv w:val="1"/>
      <w:marLeft w:val="0"/>
      <w:marRight w:val="0"/>
      <w:marTop w:val="0"/>
      <w:marBottom w:val="0"/>
      <w:divBdr>
        <w:top w:val="none" w:sz="0" w:space="0" w:color="auto"/>
        <w:left w:val="none" w:sz="0" w:space="0" w:color="auto"/>
        <w:bottom w:val="none" w:sz="0" w:space="0" w:color="auto"/>
        <w:right w:val="none" w:sz="0" w:space="0" w:color="auto"/>
      </w:divBdr>
    </w:div>
    <w:div w:id="1350523069">
      <w:bodyDiv w:val="1"/>
      <w:marLeft w:val="0"/>
      <w:marRight w:val="0"/>
      <w:marTop w:val="0"/>
      <w:marBottom w:val="0"/>
      <w:divBdr>
        <w:top w:val="none" w:sz="0" w:space="0" w:color="auto"/>
        <w:left w:val="none" w:sz="0" w:space="0" w:color="auto"/>
        <w:bottom w:val="none" w:sz="0" w:space="0" w:color="auto"/>
        <w:right w:val="none" w:sz="0" w:space="0" w:color="auto"/>
      </w:divBdr>
    </w:div>
    <w:div w:id="1408502983">
      <w:bodyDiv w:val="1"/>
      <w:marLeft w:val="0"/>
      <w:marRight w:val="0"/>
      <w:marTop w:val="0"/>
      <w:marBottom w:val="0"/>
      <w:divBdr>
        <w:top w:val="none" w:sz="0" w:space="0" w:color="auto"/>
        <w:left w:val="none" w:sz="0" w:space="0" w:color="auto"/>
        <w:bottom w:val="none" w:sz="0" w:space="0" w:color="auto"/>
        <w:right w:val="none" w:sz="0" w:space="0" w:color="auto"/>
      </w:divBdr>
    </w:div>
    <w:div w:id="2109544118">
      <w:bodyDiv w:val="1"/>
      <w:marLeft w:val="0"/>
      <w:marRight w:val="0"/>
      <w:marTop w:val="0"/>
      <w:marBottom w:val="0"/>
      <w:divBdr>
        <w:top w:val="none" w:sz="0" w:space="0" w:color="auto"/>
        <w:left w:val="none" w:sz="0" w:space="0" w:color="auto"/>
        <w:bottom w:val="none" w:sz="0" w:space="0" w:color="auto"/>
        <w:right w:val="none" w:sz="0" w:space="0" w:color="auto"/>
      </w:divBdr>
      <w:divsChild>
        <w:div w:id="896747725">
          <w:marLeft w:val="0"/>
          <w:marRight w:val="0"/>
          <w:marTop w:val="0"/>
          <w:marBottom w:val="0"/>
          <w:divBdr>
            <w:top w:val="none" w:sz="0" w:space="0" w:color="auto"/>
            <w:left w:val="none" w:sz="0" w:space="0" w:color="auto"/>
            <w:bottom w:val="none" w:sz="0" w:space="0" w:color="auto"/>
            <w:right w:val="none" w:sz="0" w:space="0" w:color="auto"/>
          </w:divBdr>
          <w:divsChild>
            <w:div w:id="1998876468">
              <w:blockQuote w:val="1"/>
              <w:marLeft w:val="0"/>
              <w:marRight w:val="0"/>
              <w:marTop w:val="0"/>
              <w:marBottom w:val="0"/>
              <w:divBdr>
                <w:top w:val="none" w:sz="0" w:space="0" w:color="auto"/>
                <w:left w:val="none" w:sz="0" w:space="0" w:color="auto"/>
                <w:bottom w:val="none" w:sz="0" w:space="0" w:color="auto"/>
                <w:right w:val="none" w:sz="0" w:space="0" w:color="auto"/>
              </w:divBdr>
              <w:divsChild>
                <w:div w:id="1968470787">
                  <w:marLeft w:val="0"/>
                  <w:marRight w:val="0"/>
                  <w:marTop w:val="0"/>
                  <w:marBottom w:val="0"/>
                  <w:divBdr>
                    <w:top w:val="none" w:sz="0" w:space="0" w:color="auto"/>
                    <w:left w:val="none" w:sz="0" w:space="0" w:color="auto"/>
                    <w:bottom w:val="none" w:sz="0" w:space="0" w:color="auto"/>
                    <w:right w:val="none" w:sz="0" w:space="0" w:color="auto"/>
                  </w:divBdr>
                  <w:divsChild>
                    <w:div w:id="726074091">
                      <w:marLeft w:val="0"/>
                      <w:marRight w:val="0"/>
                      <w:marTop w:val="0"/>
                      <w:marBottom w:val="0"/>
                      <w:divBdr>
                        <w:top w:val="none" w:sz="0" w:space="0" w:color="auto"/>
                        <w:left w:val="none" w:sz="0" w:space="0" w:color="auto"/>
                        <w:bottom w:val="none" w:sz="0" w:space="0" w:color="auto"/>
                        <w:right w:val="none" w:sz="0" w:space="0" w:color="auto"/>
                      </w:divBdr>
                      <w:divsChild>
                        <w:div w:id="1051345876">
                          <w:marLeft w:val="0"/>
                          <w:marRight w:val="0"/>
                          <w:marTop w:val="0"/>
                          <w:marBottom w:val="0"/>
                          <w:divBdr>
                            <w:top w:val="none" w:sz="0" w:space="0" w:color="auto"/>
                            <w:left w:val="none" w:sz="0" w:space="0" w:color="auto"/>
                            <w:bottom w:val="none" w:sz="0" w:space="0" w:color="auto"/>
                            <w:right w:val="none" w:sz="0" w:space="0" w:color="auto"/>
                          </w:divBdr>
                        </w:div>
                      </w:divsChild>
                    </w:div>
                    <w:div w:id="1188253514">
                      <w:marLeft w:val="0"/>
                      <w:marRight w:val="0"/>
                      <w:marTop w:val="0"/>
                      <w:marBottom w:val="0"/>
                      <w:divBdr>
                        <w:top w:val="none" w:sz="0" w:space="0" w:color="auto"/>
                        <w:left w:val="none" w:sz="0" w:space="0" w:color="auto"/>
                        <w:bottom w:val="none" w:sz="0" w:space="0" w:color="auto"/>
                        <w:right w:val="none" w:sz="0" w:space="0" w:color="auto"/>
                      </w:divBdr>
                    </w:div>
                  </w:divsChild>
                </w:div>
                <w:div w:id="65958326">
                  <w:marLeft w:val="0"/>
                  <w:marRight w:val="0"/>
                  <w:marTop w:val="195"/>
                  <w:marBottom w:val="0"/>
                  <w:divBdr>
                    <w:top w:val="none" w:sz="0" w:space="0" w:color="auto"/>
                    <w:left w:val="none" w:sz="0" w:space="0" w:color="auto"/>
                    <w:bottom w:val="none" w:sz="0" w:space="0" w:color="auto"/>
                    <w:right w:val="none" w:sz="0" w:space="0" w:color="auto"/>
                  </w:divBdr>
                  <w:divsChild>
                    <w:div w:id="1024987553">
                      <w:marLeft w:val="0"/>
                      <w:marRight w:val="0"/>
                      <w:marTop w:val="156"/>
                      <w:marBottom w:val="0"/>
                      <w:divBdr>
                        <w:top w:val="none" w:sz="0" w:space="0" w:color="auto"/>
                        <w:left w:val="none" w:sz="0" w:space="0" w:color="auto"/>
                        <w:bottom w:val="none" w:sz="0" w:space="0" w:color="auto"/>
                        <w:right w:val="none" w:sz="0" w:space="0" w:color="auto"/>
                      </w:divBdr>
                      <w:divsChild>
                        <w:div w:id="1564371353">
                          <w:marLeft w:val="0"/>
                          <w:marRight w:val="0"/>
                          <w:marTop w:val="0"/>
                          <w:marBottom w:val="0"/>
                          <w:divBdr>
                            <w:top w:val="none" w:sz="0" w:space="0" w:color="auto"/>
                            <w:left w:val="none" w:sz="0" w:space="0" w:color="auto"/>
                            <w:bottom w:val="none" w:sz="0" w:space="0" w:color="auto"/>
                            <w:right w:val="none" w:sz="0" w:space="0" w:color="auto"/>
                          </w:divBdr>
                          <w:divsChild>
                            <w:div w:id="109251200">
                              <w:marLeft w:val="0"/>
                              <w:marRight w:val="0"/>
                              <w:marTop w:val="0"/>
                              <w:marBottom w:val="0"/>
                              <w:divBdr>
                                <w:top w:val="none" w:sz="0" w:space="0" w:color="auto"/>
                                <w:left w:val="none" w:sz="0" w:space="0" w:color="auto"/>
                                <w:bottom w:val="none" w:sz="0" w:space="0" w:color="auto"/>
                                <w:right w:val="none" w:sz="0" w:space="0" w:color="auto"/>
                              </w:divBdr>
                              <w:divsChild>
                                <w:div w:id="11712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9378">
                      <w:marLeft w:val="0"/>
                      <w:marRight w:val="0"/>
                      <w:marTop w:val="156"/>
                      <w:marBottom w:val="0"/>
                      <w:divBdr>
                        <w:top w:val="none" w:sz="0" w:space="0" w:color="auto"/>
                        <w:left w:val="none" w:sz="0" w:space="0" w:color="auto"/>
                        <w:bottom w:val="none" w:sz="0" w:space="0" w:color="auto"/>
                        <w:right w:val="none" w:sz="0" w:space="0" w:color="auto"/>
                      </w:divBdr>
                      <w:divsChild>
                        <w:div w:id="1146319147">
                          <w:marLeft w:val="0"/>
                          <w:marRight w:val="0"/>
                          <w:marTop w:val="0"/>
                          <w:marBottom w:val="0"/>
                          <w:divBdr>
                            <w:top w:val="none" w:sz="0" w:space="0" w:color="auto"/>
                            <w:left w:val="none" w:sz="0" w:space="0" w:color="auto"/>
                            <w:bottom w:val="none" w:sz="0" w:space="0" w:color="auto"/>
                            <w:right w:val="none" w:sz="0" w:space="0" w:color="auto"/>
                          </w:divBdr>
                        </w:div>
                        <w:div w:id="956721876">
                          <w:marLeft w:val="180"/>
                          <w:marRight w:val="0"/>
                          <w:marTop w:val="0"/>
                          <w:marBottom w:val="0"/>
                          <w:divBdr>
                            <w:top w:val="none" w:sz="0" w:space="0" w:color="auto"/>
                            <w:left w:val="none" w:sz="0" w:space="0" w:color="auto"/>
                            <w:bottom w:val="none" w:sz="0" w:space="0" w:color="auto"/>
                            <w:right w:val="none" w:sz="0" w:space="0" w:color="auto"/>
                          </w:divBdr>
                        </w:div>
                        <w:div w:id="1586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4370">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news.com/article/bc2347ed8a69f52bc7b060b30661808c" TargetMode="External"/><Relationship Id="rId2" Type="http://schemas.openxmlformats.org/officeDocument/2006/relationships/hyperlink" Target="https://apnews.com/article/1e1d9c2726493917790a122b3e539355" TargetMode="External"/><Relationship Id="rId1" Type="http://schemas.openxmlformats.org/officeDocument/2006/relationships/hyperlink" Target="https://twitter.com/H_Kylin/status/1275128689638936581" TargetMode="External"/><Relationship Id="rId4" Type="http://schemas.openxmlformats.org/officeDocument/2006/relationships/hyperlink" Target="https://www.cnn.com/2020/06/27/politics/mississippi-confederate-flag-vote/index.html?utm_medium=social&amp;utm_source=twcnnbrk&amp;utm_term=image&amp;utm_content=2020-06-27T20%3A14%3A46"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17.jpeg"/><Relationship Id="rId21" Type="http://schemas.openxmlformats.org/officeDocument/2006/relationships/hyperlink" Target="https://twitter.com/280sportfish/status/914116577590677504/photo/1" TargetMode="External"/><Relationship Id="rId42" Type="http://schemas.openxmlformats.org/officeDocument/2006/relationships/hyperlink" Target="https://twitter.com/uncle_seven/status/1035986518932897792/photo/1" TargetMode="External"/><Relationship Id="rId63" Type="http://schemas.openxmlformats.org/officeDocument/2006/relationships/hyperlink" Target="https://twitter.com/hashtag/HailState?src=hash" TargetMode="External"/><Relationship Id="rId84" Type="http://schemas.openxmlformats.org/officeDocument/2006/relationships/image" Target="media/image12.jpeg"/><Relationship Id="rId138" Type="http://schemas.openxmlformats.org/officeDocument/2006/relationships/hyperlink" Target="https://twitter.com/VoteMarsha/status/1043597948674822145/photo/1" TargetMode="External"/><Relationship Id="rId159" Type="http://schemas.openxmlformats.org/officeDocument/2006/relationships/hyperlink" Target="https://goo.gl/maps/9KjmTAYkGSwnS51CA" TargetMode="External"/><Relationship Id="rId170" Type="http://schemas.openxmlformats.org/officeDocument/2006/relationships/hyperlink" Target="https://goo.gl/maps/5QBaDQ9hyWFTSHEP6" TargetMode="External"/><Relationship Id="rId191" Type="http://schemas.openxmlformats.org/officeDocument/2006/relationships/hyperlink" Target="https://twitter.com/hashtag/BeatEIU?src=hash" TargetMode="External"/><Relationship Id="rId205" Type="http://schemas.openxmlformats.org/officeDocument/2006/relationships/fontTable" Target="fontTable.xml"/><Relationship Id="rId107" Type="http://schemas.openxmlformats.org/officeDocument/2006/relationships/hyperlink" Target="https://twitter.com/Johnsonville/status/1053678485284274176/photo/1" TargetMode="External"/><Relationship Id="rId11" Type="http://schemas.microsoft.com/office/2016/09/relationships/commentsIds" Target="commentsIds.xml"/><Relationship Id="rId32" Type="http://schemas.openxmlformats.org/officeDocument/2006/relationships/hyperlink" Target="https://twitter.com/hashtag/MostBeautifulPeopleAlive?src=hash" TargetMode="External"/><Relationship Id="rId53" Type="http://schemas.openxmlformats.org/officeDocument/2006/relationships/hyperlink" Target="https://twitter.com/hashtag/tailgate?src=hash" TargetMode="External"/><Relationship Id="rId74" Type="http://schemas.openxmlformats.org/officeDocument/2006/relationships/hyperlink" Target="https://twitter.com/hashtag/VFL?src=hash" TargetMode="External"/><Relationship Id="rId128" Type="http://schemas.openxmlformats.org/officeDocument/2006/relationships/hyperlink" Target="https://twitter.com/EncoreAthens/status/511848172881465344/photo/1" TargetMode="External"/><Relationship Id="rId149" Type="http://schemas.openxmlformats.org/officeDocument/2006/relationships/hyperlink" Target="https://twitter.com/BillLeeTN/status/1043629176815792128" TargetMode="External"/><Relationship Id="rId5" Type="http://schemas.openxmlformats.org/officeDocument/2006/relationships/webSettings" Target="webSettings.xml"/><Relationship Id="rId95" Type="http://schemas.openxmlformats.org/officeDocument/2006/relationships/hyperlink" Target="https://twitter.com/hashtag/GoGators?src=hash" TargetMode="External"/><Relationship Id="rId160" Type="http://schemas.openxmlformats.org/officeDocument/2006/relationships/hyperlink" Target="https://twitter.com/hashtag/WarEagle?src=hash" TargetMode="External"/><Relationship Id="rId181" Type="http://schemas.openxmlformats.org/officeDocument/2006/relationships/hyperlink" Target="https://twitter.com/hashtag/Razorbacks?src=hash" TargetMode="External"/><Relationship Id="rId22" Type="http://schemas.openxmlformats.org/officeDocument/2006/relationships/image" Target="media/image3.jpeg"/><Relationship Id="rId43" Type="http://schemas.openxmlformats.org/officeDocument/2006/relationships/image" Target="media/image6.jpeg"/><Relationship Id="rId64" Type="http://schemas.openxmlformats.org/officeDocument/2006/relationships/hyperlink" Target="https://twitter.com/RhettHobart/status/1045777622591053824" TargetMode="External"/><Relationship Id="rId118" Type="http://schemas.openxmlformats.org/officeDocument/2006/relationships/image" Target="media/image18.jpeg"/><Relationship Id="rId139" Type="http://schemas.openxmlformats.org/officeDocument/2006/relationships/image" Target="media/image20.jpeg"/><Relationship Id="rId85" Type="http://schemas.openxmlformats.org/officeDocument/2006/relationships/hyperlink" Target="https://twitter.com/hashtag/RollTide?src=hash" TargetMode="External"/><Relationship Id="rId150" Type="http://schemas.openxmlformats.org/officeDocument/2006/relationships/hyperlink" Target="https://twitter.com/BillLeeTN/status/1043629176815792128" TargetMode="External"/><Relationship Id="rId171" Type="http://schemas.openxmlformats.org/officeDocument/2006/relationships/hyperlink" Target="https://twitter.com/LSUfootball" TargetMode="External"/><Relationship Id="rId192" Type="http://schemas.openxmlformats.org/officeDocument/2006/relationships/hyperlink" Target="https://twitter.com/hashtag/Arkansas?src=hash" TargetMode="External"/><Relationship Id="rId206" Type="http://schemas.microsoft.com/office/2011/relationships/people" Target="people.xml"/><Relationship Id="rId12" Type="http://schemas.openxmlformats.org/officeDocument/2006/relationships/hyperlink" Target="https://twitter.com/rmarin93/status/626159903258877952/photo/1" TargetMode="External"/><Relationship Id="rId33" Type="http://schemas.openxmlformats.org/officeDocument/2006/relationships/hyperlink" Target="https://twitter.com/RebelPix/status/504993397732802560" TargetMode="External"/><Relationship Id="rId108" Type="http://schemas.openxmlformats.org/officeDocument/2006/relationships/image" Target="media/image15.jpeg"/><Relationship Id="rId129" Type="http://schemas.openxmlformats.org/officeDocument/2006/relationships/image" Target="media/image19.jpeg"/><Relationship Id="rId54" Type="http://schemas.openxmlformats.org/officeDocument/2006/relationships/hyperlink" Target="https://twitter.com/hashtag/Gators?src=hash" TargetMode="External"/><Relationship Id="rId75" Type="http://schemas.openxmlformats.org/officeDocument/2006/relationships/hyperlink" Target="https://twitter.com/hashtag/RockyTop?src=hash" TargetMode="External"/><Relationship Id="rId96" Type="http://schemas.openxmlformats.org/officeDocument/2006/relationships/hyperlink" Target="https://twitter.com/brooke_heil/status/640208169160060928" TargetMode="External"/><Relationship Id="rId140" Type="http://schemas.openxmlformats.org/officeDocument/2006/relationships/image" Target="media/image21.jpeg"/><Relationship Id="rId161" Type="http://schemas.openxmlformats.org/officeDocument/2006/relationships/hyperlink" Target="https://twitter.com/MadelynReaves/status/1051124828143534082" TargetMode="External"/><Relationship Id="rId182" Type="http://schemas.openxmlformats.org/officeDocument/2006/relationships/hyperlink" Target="https://twitter.com/hashtag/BEATEIU?src=hash" TargetMode="External"/><Relationship Id="rId6" Type="http://schemas.openxmlformats.org/officeDocument/2006/relationships/footnotes" Target="footnotes.xml"/><Relationship Id="rId23" Type="http://schemas.openxmlformats.org/officeDocument/2006/relationships/hyperlink" Target="https://goo.gl/maps/5QBaDQ9hyWFTSHEP6" TargetMode="External"/><Relationship Id="rId119" Type="http://schemas.openxmlformats.org/officeDocument/2006/relationships/hyperlink" Target="https://goo.gl/maps/dTNcMXN3MfuCA3kz5" TargetMode="External"/><Relationship Id="rId44" Type="http://schemas.openxmlformats.org/officeDocument/2006/relationships/hyperlink" Target="https://goo.gl/maps/rBLapy1mXo4hub2NA" TargetMode="External"/><Relationship Id="rId65" Type="http://schemas.openxmlformats.org/officeDocument/2006/relationships/hyperlink" Target="https://twitter.com/search?q=place%3Aed1736d76c1e007c" TargetMode="External"/><Relationship Id="rId86" Type="http://schemas.openxmlformats.org/officeDocument/2006/relationships/hyperlink" Target="https://twitter.com/hashtag/RTR?src=hash" TargetMode="External"/><Relationship Id="rId130" Type="http://schemas.openxmlformats.org/officeDocument/2006/relationships/hyperlink" Target="https://goo.gl/maps/FXHv8oCYHbhTGKzJ9" TargetMode="External"/><Relationship Id="rId151" Type="http://schemas.openxmlformats.org/officeDocument/2006/relationships/hyperlink" Target="https://twitter.com/SaraGonzalesTX/status/1079198179890028549/photo/1" TargetMode="External"/><Relationship Id="rId172" Type="http://schemas.openxmlformats.org/officeDocument/2006/relationships/hyperlink" Target="https://twitter.com/hashtag/LSU?src=hash" TargetMode="External"/><Relationship Id="rId193" Type="http://schemas.openxmlformats.org/officeDocument/2006/relationships/hyperlink" Target="https://twitter.com/hashtag/Razorbacks?src=hash" TargetMode="External"/><Relationship Id="rId207" Type="http://schemas.openxmlformats.org/officeDocument/2006/relationships/theme" Target="theme/theme1.xml"/><Relationship Id="rId13" Type="http://schemas.openxmlformats.org/officeDocument/2006/relationships/image" Target="media/image2.jpeg"/><Relationship Id="rId109" Type="http://schemas.openxmlformats.org/officeDocument/2006/relationships/image" Target="media/image16.jpeg"/><Relationship Id="rId34" Type="http://schemas.openxmlformats.org/officeDocument/2006/relationships/hyperlink" Target="https://twitter.com/GeauxMaddie/status/394304892648448000/photo/1" TargetMode="External"/><Relationship Id="rId55" Type="http://schemas.openxmlformats.org/officeDocument/2006/relationships/hyperlink" Target="https://twitter.com/hashtag/UGA?src=hash" TargetMode="External"/><Relationship Id="rId76" Type="http://schemas.openxmlformats.org/officeDocument/2006/relationships/hyperlink" Target="https://twitter.com/stroud023/status/1035857742882385921" TargetMode="External"/><Relationship Id="rId97" Type="http://schemas.openxmlformats.org/officeDocument/2006/relationships/hyperlink" Target="https://twitter.com/one_southernman/status/914197205103398917/photo/1" TargetMode="External"/><Relationship Id="rId120" Type="http://schemas.openxmlformats.org/officeDocument/2006/relationships/hyperlink" Target="https://twitter.com/UKFootball" TargetMode="External"/><Relationship Id="rId141" Type="http://schemas.openxmlformats.org/officeDocument/2006/relationships/image" Target="media/image22.jpeg"/><Relationship Id="rId7" Type="http://schemas.openxmlformats.org/officeDocument/2006/relationships/endnotes" Target="endnotes.xml"/><Relationship Id="rId162" Type="http://schemas.openxmlformats.org/officeDocument/2006/relationships/hyperlink" Target="https://twitter.com/cwgleason7/status/1040642358700851200/photo/1" TargetMode="External"/><Relationship Id="rId183" Type="http://schemas.openxmlformats.org/officeDocument/2006/relationships/hyperlink" Target="https://twitter.com/Griffraff870/status/1035858928658251777" TargetMode="External"/><Relationship Id="rId24" Type="http://schemas.openxmlformats.org/officeDocument/2006/relationships/hyperlink" Target="https://twitter.com/hashtag/geauxtigers?src=hash" TargetMode="External"/><Relationship Id="rId40" Type="http://schemas.openxmlformats.org/officeDocument/2006/relationships/hyperlink" Target="https://twitter.com/GeauxMaddie/status/394304892648448000" TargetMode="External"/><Relationship Id="rId45" Type="http://schemas.openxmlformats.org/officeDocument/2006/relationships/hyperlink" Target="https://twitter.com/hashtag/tailgating?src=hash" TargetMode="External"/><Relationship Id="rId66" Type="http://schemas.openxmlformats.org/officeDocument/2006/relationships/hyperlink" Target="https://goo.gl/maps/XX5RGfEqe1ZtMoXi7" TargetMode="External"/><Relationship Id="rId87" Type="http://schemas.openxmlformats.org/officeDocument/2006/relationships/hyperlink" Target="https://twitter.com/hashtag/SEC?src=hash" TargetMode="External"/><Relationship Id="rId110" Type="http://schemas.openxmlformats.org/officeDocument/2006/relationships/hyperlink" Target="https://goo.gl/maps/mdMS4Pmu6x4bLq5V9" TargetMode="External"/><Relationship Id="rId115" Type="http://schemas.openxmlformats.org/officeDocument/2006/relationships/hyperlink" Target="http://www.secsports.com/article/11055657/official-sec-corporate-sponsors" TargetMode="External"/><Relationship Id="rId131" Type="http://schemas.openxmlformats.org/officeDocument/2006/relationships/hyperlink" Target="https://twitter.com/hashtag/encoreathens?src=hash" TargetMode="External"/><Relationship Id="rId136" Type="http://schemas.openxmlformats.org/officeDocument/2006/relationships/hyperlink" Target="https://goo.gl/maps/hT74KUbSunDhniip6" TargetMode="External"/><Relationship Id="rId157" Type="http://schemas.openxmlformats.org/officeDocument/2006/relationships/hyperlink" Target="https://twitter.com/MadelynReaves/status/1051124828143534082/photo/1" TargetMode="External"/><Relationship Id="rId178" Type="http://schemas.openxmlformats.org/officeDocument/2006/relationships/hyperlink" Target="https://twitter.com/hashtag/Gameday?src=hash" TargetMode="External"/><Relationship Id="rId61" Type="http://schemas.openxmlformats.org/officeDocument/2006/relationships/image" Target="media/image9.jpeg"/><Relationship Id="rId82" Type="http://schemas.openxmlformats.org/officeDocument/2006/relationships/hyperlink" Target="https://twitter.com/Brittany_Berry/status/156231996841000960" TargetMode="External"/><Relationship Id="rId152" Type="http://schemas.openxmlformats.org/officeDocument/2006/relationships/image" Target="media/image25.jpeg"/><Relationship Id="rId173" Type="http://schemas.openxmlformats.org/officeDocument/2006/relationships/hyperlink" Target="https://twitter.com/hashtag/LSU125?src=hash" TargetMode="External"/><Relationship Id="rId194" Type="http://schemas.openxmlformats.org/officeDocument/2006/relationships/hyperlink" Target="https://twitter.com/Griffraff870/status/1035589681759576064" TargetMode="External"/><Relationship Id="rId199" Type="http://schemas.openxmlformats.org/officeDocument/2006/relationships/hyperlink" Target="https://twitter.com/hashtag/Razorbacks?src=hash" TargetMode="External"/><Relationship Id="rId203" Type="http://schemas.openxmlformats.org/officeDocument/2006/relationships/hyperlink" Target="https://orcid.org/0000-0002-4334-4079" TargetMode="External"/><Relationship Id="rId19" Type="http://schemas.openxmlformats.org/officeDocument/2006/relationships/hyperlink" Target="https://twitter.com/hashtag/GoGators?src=hash" TargetMode="External"/><Relationship Id="rId14" Type="http://schemas.openxmlformats.org/officeDocument/2006/relationships/hyperlink" Target="https://goo.gl/maps/rX62vEaUA9Urw7GZ8" TargetMode="External"/><Relationship Id="rId30" Type="http://schemas.openxmlformats.org/officeDocument/2006/relationships/hyperlink" Target="https://twitter.com/hashtag/BeatBSU?src=hash" TargetMode="External"/><Relationship Id="rId35" Type="http://schemas.openxmlformats.org/officeDocument/2006/relationships/image" Target="media/image5.jpeg"/><Relationship Id="rId56" Type="http://schemas.openxmlformats.org/officeDocument/2006/relationships/hyperlink" Target="https://twitter.com/YallLifestyle" TargetMode="External"/><Relationship Id="rId77" Type="http://schemas.openxmlformats.org/officeDocument/2006/relationships/hyperlink" Target="https://youtu.be/xUvkyBH--D0" TargetMode="External"/><Relationship Id="rId100" Type="http://schemas.openxmlformats.org/officeDocument/2006/relationships/hyperlink" Target="https://twitter.com/hashtag/barbaraann?src=hash" TargetMode="External"/><Relationship Id="rId105" Type="http://schemas.openxmlformats.org/officeDocument/2006/relationships/hyperlink" Target="https://twitter.com/AlabamaFTBL" TargetMode="External"/><Relationship Id="rId126" Type="http://schemas.openxmlformats.org/officeDocument/2006/relationships/hyperlink" Target="https://twitter.com/hashtag/LesssssssGoooooo?src=hash" TargetMode="External"/><Relationship Id="rId147" Type="http://schemas.openxmlformats.org/officeDocument/2006/relationships/hyperlink" Target="https://goo.gl/maps/mdMS4Pmu6x4bLq5V9" TargetMode="External"/><Relationship Id="rId168" Type="http://schemas.openxmlformats.org/officeDocument/2006/relationships/hyperlink" Target="https://twitter.com/cwcegan/status/1053745670706802688/photo/1" TargetMode="External"/><Relationship Id="rId8" Type="http://schemas.openxmlformats.org/officeDocument/2006/relationships/image" Target="media/image1.jpeg"/><Relationship Id="rId51" Type="http://schemas.openxmlformats.org/officeDocument/2006/relationships/hyperlink" Target="https://twitter.com/bobounds/status/1056208597133262850/photo/1" TargetMode="External"/><Relationship Id="rId72" Type="http://schemas.openxmlformats.org/officeDocument/2006/relationships/hyperlink" Target="https://twitter.com/HeatherStroud84" TargetMode="External"/><Relationship Id="rId93" Type="http://schemas.openxmlformats.org/officeDocument/2006/relationships/hyperlink" Target="https://twitter.com/hashtag/GameDay?src=hash" TargetMode="External"/><Relationship Id="rId98" Type="http://schemas.openxmlformats.org/officeDocument/2006/relationships/image" Target="media/image14.jpeg"/><Relationship Id="rId121" Type="http://schemas.openxmlformats.org/officeDocument/2006/relationships/hyperlink" Target="https://twitter.com/hashtag/NewSign?src=hash" TargetMode="External"/><Relationship Id="rId142" Type="http://schemas.openxmlformats.org/officeDocument/2006/relationships/image" Target="media/image23.jpeg"/><Relationship Id="rId163" Type="http://schemas.openxmlformats.org/officeDocument/2006/relationships/image" Target="media/image27.jpeg"/><Relationship Id="rId184" Type="http://schemas.openxmlformats.org/officeDocument/2006/relationships/hyperlink" Target="https://t.co/nnhkX0eu5H" TargetMode="External"/><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twitter.com/288seafox/status/914116577590677504" TargetMode="External"/><Relationship Id="rId46" Type="http://schemas.openxmlformats.org/officeDocument/2006/relationships/hyperlink" Target="https://twitter.com/hashtag/ChiO?src=hash" TargetMode="External"/><Relationship Id="rId67" Type="http://schemas.openxmlformats.org/officeDocument/2006/relationships/hyperlink" Target="https://twitter.com/ToddBowering/status/1045780076145577984" TargetMode="External"/><Relationship Id="rId116" Type="http://schemas.openxmlformats.org/officeDocument/2006/relationships/hyperlink" Target="https://twitter.com/tgh3316/status/1058453961131417600/photo/1" TargetMode="External"/><Relationship Id="rId137" Type="http://schemas.openxmlformats.org/officeDocument/2006/relationships/hyperlink" Target="https://www.cnn.com/2014/12/05/living/irpt-sec-football-fashion/index.html" TargetMode="External"/><Relationship Id="rId158" Type="http://schemas.openxmlformats.org/officeDocument/2006/relationships/image" Target="media/image26.jpeg"/><Relationship Id="rId20" Type="http://schemas.openxmlformats.org/officeDocument/2006/relationships/hyperlink" Target="https://twitter.com/retiremomsrmg/status/626159903258877952" TargetMode="External"/><Relationship Id="rId41" Type="http://schemas.openxmlformats.org/officeDocument/2006/relationships/hyperlink" Target="https://www.youtube.com/watch?v=BKZqGJONH68" TargetMode="External"/><Relationship Id="rId62" Type="http://schemas.openxmlformats.org/officeDocument/2006/relationships/hyperlink" Target="https://goo.gl/maps/rBLapy1mXo4hub2NA" TargetMode="External"/><Relationship Id="rId83" Type="http://schemas.openxmlformats.org/officeDocument/2006/relationships/hyperlink" Target="https://twitter.com/ecsprayberry/status/903997679457505280/photo/1" TargetMode="External"/><Relationship Id="rId88" Type="http://schemas.openxmlformats.org/officeDocument/2006/relationships/hyperlink" Target="https://twitter.com/hashtag/gameday?src=hash" TargetMode="External"/><Relationship Id="rId111" Type="http://schemas.openxmlformats.org/officeDocument/2006/relationships/hyperlink" Target="https://twitter.com/hashtag/Johnsonville?src=hash" TargetMode="External"/><Relationship Id="rId132" Type="http://schemas.openxmlformats.org/officeDocument/2006/relationships/hyperlink" Target="https://twitter.com/hashtag/godawgs?src=hash" TargetMode="External"/><Relationship Id="rId153" Type="http://schemas.openxmlformats.org/officeDocument/2006/relationships/hyperlink" Target="https://twitter.com/hashtag/RollTide?src=hash" TargetMode="External"/><Relationship Id="rId174" Type="http://schemas.openxmlformats.org/officeDocument/2006/relationships/hyperlink" Target="https://twitter.com/hashtag/GeauxTigers?src=hash" TargetMode="External"/><Relationship Id="rId179" Type="http://schemas.openxmlformats.org/officeDocument/2006/relationships/hyperlink" Target="https://twitter.com/hashtag/WPS?src=hash" TargetMode="External"/><Relationship Id="rId195" Type="http://schemas.openxmlformats.org/officeDocument/2006/relationships/hyperlink" Target="https://twitter.com/Griffraff870/status/1035988388535590912/photo/1" TargetMode="External"/><Relationship Id="rId190" Type="http://schemas.openxmlformats.org/officeDocument/2006/relationships/hyperlink" Target="https://twitter.com/hashtag/ONEHogCall?src=hash" TargetMode="External"/><Relationship Id="rId204" Type="http://schemas.openxmlformats.org/officeDocument/2006/relationships/footer" Target="footer1.xml"/><Relationship Id="rId15" Type="http://schemas.openxmlformats.org/officeDocument/2006/relationships/hyperlink" Target="https://twitter.com/hashtag/grip?src=hash" TargetMode="External"/><Relationship Id="rId36" Type="http://schemas.openxmlformats.org/officeDocument/2006/relationships/hyperlink" Target="https://goo.gl/maps/5QBaDQ9hyWFTSHEP6" TargetMode="External"/><Relationship Id="rId57" Type="http://schemas.openxmlformats.org/officeDocument/2006/relationships/hyperlink" Target="https://twitter.com/bobounds/status/1056208597133262850" TargetMode="External"/><Relationship Id="rId106" Type="http://schemas.openxmlformats.org/officeDocument/2006/relationships/hyperlink" Target="https://twitter.com/one_southernman/status/914197205103398917" TargetMode="External"/><Relationship Id="rId127" Type="http://schemas.openxmlformats.org/officeDocument/2006/relationships/hyperlink" Target="https://twitter.com/tgh3316/status/1058453961131417600" TargetMode="External"/><Relationship Id="rId10" Type="http://schemas.microsoft.com/office/2011/relationships/commentsExtended" Target="commentsExtended.xml"/><Relationship Id="rId31" Type="http://schemas.openxmlformats.org/officeDocument/2006/relationships/hyperlink" Target="https://twitter.com/hashtag/OleMiss?src=hash" TargetMode="External"/><Relationship Id="rId52" Type="http://schemas.openxmlformats.org/officeDocument/2006/relationships/image" Target="media/image7.jpeg"/><Relationship Id="rId73" Type="http://schemas.openxmlformats.org/officeDocument/2006/relationships/hyperlink" Target="https://twitter.com/hashtag/gbo?src=hash" TargetMode="External"/><Relationship Id="rId78" Type="http://schemas.openxmlformats.org/officeDocument/2006/relationships/hyperlink" Target="https://twitter.com/Brittany_Berry/status/156231996841000960/photo/1" TargetMode="External"/><Relationship Id="rId94" Type="http://schemas.openxmlformats.org/officeDocument/2006/relationships/hyperlink" Target="https://twitter.com/UF" TargetMode="External"/><Relationship Id="rId99" Type="http://schemas.openxmlformats.org/officeDocument/2006/relationships/hyperlink" Target="https://goo.gl/maps/5n4dXtRu2vN1f7XV7" TargetMode="External"/><Relationship Id="rId101" Type="http://schemas.openxmlformats.org/officeDocument/2006/relationships/hyperlink" Target="https://twitter.com/hashtag/Eldridge?src=hash" TargetMode="External"/><Relationship Id="rId122" Type="http://schemas.openxmlformats.org/officeDocument/2006/relationships/hyperlink" Target="https://twitter.com/hashtag/TillTheBattleIsWon?src=hash" TargetMode="External"/><Relationship Id="rId143" Type="http://schemas.openxmlformats.org/officeDocument/2006/relationships/hyperlink" Target="https://twitter.com/hashtag/GBO?src=hash" TargetMode="External"/><Relationship Id="rId148" Type="http://schemas.openxmlformats.org/officeDocument/2006/relationships/hyperlink" Target="https://twitter.com/hashtag/GBO?src=hash" TargetMode="External"/><Relationship Id="rId164" Type="http://schemas.openxmlformats.org/officeDocument/2006/relationships/hyperlink" Target="https://twitter.com/hashtag/SexySix?src=hash" TargetMode="External"/><Relationship Id="rId169" Type="http://schemas.openxmlformats.org/officeDocument/2006/relationships/image" Target="media/image28.jpeg"/><Relationship Id="rId185" Type="http://schemas.openxmlformats.org/officeDocument/2006/relationships/hyperlink" Target="https://goo.gl/maps/faQdPwmUDBmfCFwWA"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twitter.com/hashtag/Arkansas?src=hash" TargetMode="External"/><Relationship Id="rId26" Type="http://schemas.openxmlformats.org/officeDocument/2006/relationships/hyperlink" Target="https://twitter.com/RebelPix/status/504993397732802560/photo/1" TargetMode="External"/><Relationship Id="rId47" Type="http://schemas.openxmlformats.org/officeDocument/2006/relationships/hyperlink" Target="https://twitter.com/hashtag/HAILSTATE?src=hash" TargetMode="External"/><Relationship Id="rId68" Type="http://schemas.openxmlformats.org/officeDocument/2006/relationships/hyperlink" Target="https://twitter.com/stroud023/status/1035857742882385921/photo/1" TargetMode="External"/><Relationship Id="rId89" Type="http://schemas.openxmlformats.org/officeDocument/2006/relationships/hyperlink" Target="https://twitter.com/hashtag/stellagracespray?src=hash" TargetMode="External"/><Relationship Id="rId112" Type="http://schemas.openxmlformats.org/officeDocument/2006/relationships/hyperlink" Target="https://twitter.com/hashtag/BigTasteGrill?src=hash" TargetMode="External"/><Relationship Id="rId133" Type="http://schemas.openxmlformats.org/officeDocument/2006/relationships/hyperlink" Target="https://twitter.com/EncoreAthens/status/511848172881465344" TargetMode="External"/><Relationship Id="rId154" Type="http://schemas.openxmlformats.org/officeDocument/2006/relationships/hyperlink" Target="https://twitter.com/hashtag/RollTideRoll?src=hash" TargetMode="External"/><Relationship Id="rId175" Type="http://schemas.openxmlformats.org/officeDocument/2006/relationships/hyperlink" Target="https://twitter.com/cwcegan/status/1053745670706802688" TargetMode="External"/><Relationship Id="rId196" Type="http://schemas.openxmlformats.org/officeDocument/2006/relationships/image" Target="media/image32.jpeg"/><Relationship Id="rId200" Type="http://schemas.openxmlformats.org/officeDocument/2006/relationships/hyperlink" Target="https://twitter.com/hashtag/WPS?src=hash" TargetMode="External"/><Relationship Id="rId16" Type="http://schemas.openxmlformats.org/officeDocument/2006/relationships/hyperlink" Target="https://twitter.com/hashtag/Gameday?src=hash" TargetMode="External"/><Relationship Id="rId37" Type="http://schemas.openxmlformats.org/officeDocument/2006/relationships/hyperlink" Target="https://twitter.com/hashtag/GeauxTigers?src=hash" TargetMode="External"/><Relationship Id="rId58" Type="http://schemas.openxmlformats.org/officeDocument/2006/relationships/hyperlink" Target="https://www.yalllifestyle.com/lifestyle/" TargetMode="External"/><Relationship Id="rId79" Type="http://schemas.openxmlformats.org/officeDocument/2006/relationships/image" Target="media/image11.jpeg"/><Relationship Id="rId102" Type="http://schemas.openxmlformats.org/officeDocument/2006/relationships/hyperlink" Target="https://twitter.com/hashtag/Alabama?src=hash" TargetMode="External"/><Relationship Id="rId123" Type="http://schemas.openxmlformats.org/officeDocument/2006/relationships/hyperlink" Target="https://twitter.com/hashtag/BBN?src=hash" TargetMode="External"/><Relationship Id="rId144" Type="http://schemas.openxmlformats.org/officeDocument/2006/relationships/hyperlink" Target="https://twitter.com/VoteMarsha/status/1043597948674822145" TargetMode="External"/><Relationship Id="rId90" Type="http://schemas.openxmlformats.org/officeDocument/2006/relationships/hyperlink" Target="https://twitter.com/ecsprayberry/status/903997679457505280" TargetMode="External"/><Relationship Id="rId165" Type="http://schemas.openxmlformats.org/officeDocument/2006/relationships/hyperlink" Target="https://twitter.com/hashtag/PureMichigan?src=hash" TargetMode="External"/><Relationship Id="rId186" Type="http://schemas.openxmlformats.org/officeDocument/2006/relationships/image" Target="media/image30.jpeg"/><Relationship Id="rId27" Type="http://schemas.openxmlformats.org/officeDocument/2006/relationships/image" Target="media/image4.jpeg"/><Relationship Id="rId48" Type="http://schemas.openxmlformats.org/officeDocument/2006/relationships/hyperlink" Target="https://twitter.com/HailStateFB" TargetMode="External"/><Relationship Id="rId69" Type="http://schemas.openxmlformats.org/officeDocument/2006/relationships/image" Target="media/image10.jpeg"/><Relationship Id="rId113" Type="http://schemas.openxmlformats.org/officeDocument/2006/relationships/hyperlink" Target="https://twitter.com/hashtag/SEC?src=hash" TargetMode="External"/><Relationship Id="rId134" Type="http://schemas.openxmlformats.org/officeDocument/2006/relationships/hyperlink" Target="https://twitter.com/search?q=place%3A7142eb97ae21e839" TargetMode="External"/><Relationship Id="rId80" Type="http://schemas.openxmlformats.org/officeDocument/2006/relationships/hyperlink" Target="https://twitter.com/hashtag/geauxtigers?src=hash" TargetMode="External"/><Relationship Id="rId155" Type="http://schemas.openxmlformats.org/officeDocument/2006/relationships/hyperlink" Target="https://twitter.com/SaraGonzalesTX/status/1079198179890028549" TargetMode="External"/><Relationship Id="rId176" Type="http://schemas.openxmlformats.org/officeDocument/2006/relationships/hyperlink" Target="https://twitter.com/Griffraff870/status/1035858928658251777/photo/1" TargetMode="External"/><Relationship Id="rId197" Type="http://schemas.openxmlformats.org/officeDocument/2006/relationships/hyperlink" Target="https://twitter.com/SECNetwork" TargetMode="External"/><Relationship Id="rId201" Type="http://schemas.openxmlformats.org/officeDocument/2006/relationships/hyperlink" Target="https://twitter.com/Griffraff870/status/1035988388535590912" TargetMode="External"/><Relationship Id="rId17" Type="http://schemas.openxmlformats.org/officeDocument/2006/relationships/hyperlink" Target="https://twitter.com/UFRecSports" TargetMode="External"/><Relationship Id="rId38" Type="http://schemas.openxmlformats.org/officeDocument/2006/relationships/hyperlink" Target="https://twitter.com/hashtag/tailgate?src=hash" TargetMode="External"/><Relationship Id="rId59" Type="http://schemas.openxmlformats.org/officeDocument/2006/relationships/hyperlink" Target="https://twitter.com/RhettHobart/status/1045777622591053824/photo/1" TargetMode="External"/><Relationship Id="rId103" Type="http://schemas.openxmlformats.org/officeDocument/2006/relationships/hyperlink" Target="https://twitter.com/hashtag/Dixie?src=hash" TargetMode="External"/><Relationship Id="rId124" Type="http://schemas.openxmlformats.org/officeDocument/2006/relationships/hyperlink" Target="https://twitter.com/hashtag/GoCats?src=hash" TargetMode="External"/><Relationship Id="rId70" Type="http://schemas.openxmlformats.org/officeDocument/2006/relationships/hyperlink" Target="https://twitter.com/Vol_Football" TargetMode="External"/><Relationship Id="rId91" Type="http://schemas.openxmlformats.org/officeDocument/2006/relationships/hyperlink" Target="https://twitter.com/brooke_heil/status/640208169160060928/photo/1" TargetMode="External"/><Relationship Id="rId145" Type="http://schemas.openxmlformats.org/officeDocument/2006/relationships/hyperlink" Target="https://twitter.com/BillLeeTN/status/1043629176815792128/photo/1" TargetMode="External"/><Relationship Id="rId166" Type="http://schemas.openxmlformats.org/officeDocument/2006/relationships/hyperlink" Target="https://twitter.com/hashtag/AnchorDown?src=hash" TargetMode="External"/><Relationship Id="rId187" Type="http://schemas.openxmlformats.org/officeDocument/2006/relationships/hyperlink" Target="https://imgur.com/gallery/KOJeOCb" TargetMode="External"/><Relationship Id="rId1" Type="http://schemas.openxmlformats.org/officeDocument/2006/relationships/customXml" Target="../customXml/item1.xml"/><Relationship Id="rId28" Type="http://schemas.openxmlformats.org/officeDocument/2006/relationships/hyperlink" Target="https://goo.gl/maps/M8A5V6qRQ2tpkzEH6" TargetMode="External"/><Relationship Id="rId49" Type="http://schemas.openxmlformats.org/officeDocument/2006/relationships/hyperlink" Target="https://twitter.com/uncle_seven/status/1035986518932897792" TargetMode="External"/><Relationship Id="rId114" Type="http://schemas.openxmlformats.org/officeDocument/2006/relationships/hyperlink" Target="https://twitter.com/Johnsonville/status/1053678485284274176" TargetMode="External"/><Relationship Id="rId60" Type="http://schemas.openxmlformats.org/officeDocument/2006/relationships/image" Target="media/image8.jpeg"/><Relationship Id="rId81" Type="http://schemas.openxmlformats.org/officeDocument/2006/relationships/hyperlink" Target="https://twitter.com/hashtag/LSU?src=hash" TargetMode="External"/><Relationship Id="rId135" Type="http://schemas.openxmlformats.org/officeDocument/2006/relationships/hyperlink" Target="http://t.co/gYvHeZDi4h" TargetMode="External"/><Relationship Id="rId156" Type="http://schemas.openxmlformats.org/officeDocument/2006/relationships/hyperlink" Target="https://www.saragonzales.com/" TargetMode="External"/><Relationship Id="rId177" Type="http://schemas.openxmlformats.org/officeDocument/2006/relationships/image" Target="media/image29.jpeg"/><Relationship Id="rId198" Type="http://schemas.openxmlformats.org/officeDocument/2006/relationships/hyperlink" Target="https://twitter.com/hashtag/Arkansas?src=hash" TargetMode="External"/><Relationship Id="rId202" Type="http://schemas.openxmlformats.org/officeDocument/2006/relationships/hyperlink" Target="https://doi.org/10.1080/14775085.2020.1726802" TargetMode="External"/><Relationship Id="rId18" Type="http://schemas.openxmlformats.org/officeDocument/2006/relationships/hyperlink" Target="https://twitter.com/hashtag/ufpreview?src=hash" TargetMode="External"/><Relationship Id="rId39" Type="http://schemas.openxmlformats.org/officeDocument/2006/relationships/hyperlink" Target="https://twitter.com/hashtag/homecoming?src=hash" TargetMode="External"/><Relationship Id="rId50" Type="http://schemas.openxmlformats.org/officeDocument/2006/relationships/hyperlink" Target="https://twitter.com/search?q=place%3Aed1736d76c1e007c" TargetMode="External"/><Relationship Id="rId104" Type="http://schemas.openxmlformats.org/officeDocument/2006/relationships/hyperlink" Target="https://twitter.com/hashtag/RollTide?src=hash" TargetMode="External"/><Relationship Id="rId125" Type="http://schemas.openxmlformats.org/officeDocument/2006/relationships/hyperlink" Target="https://twitter.com/hashtag/GetUp?src=hash" TargetMode="External"/><Relationship Id="rId146" Type="http://schemas.openxmlformats.org/officeDocument/2006/relationships/image" Target="media/image24.jpeg"/><Relationship Id="rId167" Type="http://schemas.openxmlformats.org/officeDocument/2006/relationships/hyperlink" Target="https://twitter.com/cwgleason7/status/1040642358700851200" TargetMode="External"/><Relationship Id="rId188" Type="http://schemas.openxmlformats.org/officeDocument/2006/relationships/hyperlink" Target="https://twitter.com/Griffraff870/status/1035589681759576064" TargetMode="External"/><Relationship Id="rId71" Type="http://schemas.openxmlformats.org/officeDocument/2006/relationships/hyperlink" Target="https://twitter.com/CoachPruitt_UT" TargetMode="External"/><Relationship Id="rId92" Type="http://schemas.openxmlformats.org/officeDocument/2006/relationships/image" Target="media/image13.jpeg"/><Relationship Id="rId2" Type="http://schemas.openxmlformats.org/officeDocument/2006/relationships/numbering" Target="numbering.xml"/><Relationship Id="rId29" Type="http://schemas.openxmlformats.org/officeDocument/2006/relationships/hyperlink" Target="https://twitter.com/hashtag/HottyToddy?src=h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55FC4-8E04-4389-B3FE-E853F1C8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61</Pages>
  <Words>10299</Words>
  <Characters>58705</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Cooper</dc:creator>
  <cp:keywords/>
  <dc:description/>
  <cp:lastModifiedBy>Steinberg, Michael</cp:lastModifiedBy>
  <cp:revision>4</cp:revision>
  <dcterms:created xsi:type="dcterms:W3CDTF">2020-11-09T17:03:00Z</dcterms:created>
  <dcterms:modified xsi:type="dcterms:W3CDTF">2020-11-09T18:22:00Z</dcterms:modified>
</cp:coreProperties>
</file>